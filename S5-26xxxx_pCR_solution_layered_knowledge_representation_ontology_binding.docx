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CRCoverPage"/>
        <w:keepNext/>
      </w:pPr>
      <w:r>
        <w:t>3GPP TSG-SA5 Meeting #&lt;TBD&gt;</w:t>
        <w:tab/>
        <w:t>S5-26xxxx</w:t>
      </w:r>
    </w:p>
    <w:p>
      <w:pPr>
        <w:pStyle w:val="Header"/>
      </w:pPr>
      <w:r>
        <w:t>&lt;Location&gt;, &lt;dates&gt;</w:t>
        <w:tab/>
      </w:r>
    </w:p>
    <w:p>
      <w:pPr>
        <w:spacing w:after="0"/>
      </w:pPr>
      <w:r>
        <w:rPr>
          <w:b/>
        </w:rPr>
        <w:t>Source</w:t>
        <w:tab/>
      </w:r>
      <w:r>
        <w:t>&lt;Company&gt;</w:t>
      </w:r>
    </w:p>
    <w:p>
      <w:pPr>
        <w:spacing w:after="0"/>
      </w:pPr>
      <w:r>
        <w:rPr>
          <w:b/>
        </w:rPr>
        <w:t>Title</w:t>
        <w:tab/>
      </w:r>
      <w:r>
        <w:t>Rel-20 pCR TR 32.801-01 — Layered knowledge representation and ontology binding solution</w:t>
      </w:r>
    </w:p>
    <w:p>
      <w:pPr>
        <w:spacing w:after="0"/>
      </w:pPr>
      <w:r>
        <w:rPr>
          <w:b/>
        </w:rPr>
        <w:t>Document for</w:t>
        <w:tab/>
      </w:r>
      <w:r>
        <w:t>Approval</w:t>
      </w:r>
    </w:p>
    <w:p>
      <w:pPr>
        <w:spacing w:after="0"/>
      </w:pPr>
      <w:r>
        <w:rPr>
          <w:b/>
        </w:rPr>
        <w:t>Agenda item</w:t>
        <w:tab/>
      </w:r>
      <w:r>
        <w:t>&lt;TBD&gt;</w:t>
      </w:r>
    </w:p>
    <w:p>
      <w:pPr>
        <w:spacing w:after="0"/>
      </w:pPr>
      <w:r>
        <w:rPr>
          <w:b/>
        </w:rPr>
        <w:t>Spec</w:t>
        <w:tab/>
      </w:r>
      <w:r>
        <w:t>3GPP TR 32.801-01</w:t>
      </w:r>
    </w:p>
    <w:p>
      <w:pPr>
        <w:spacing w:after="0"/>
      </w:pPr>
      <w:r>
        <w:rPr>
          <w:b/>
        </w:rPr>
        <w:t>Version</w:t>
        <w:tab/>
      </w:r>
      <w:r>
        <w:t>0.4.0</w:t>
      </w:r>
    </w:p>
    <w:p>
      <w:pPr>
        <w:spacing w:after="0"/>
      </w:pPr>
      <w:r>
        <w:rPr>
          <w:b/>
        </w:rPr>
        <w:t>Work Item</w:t>
        <w:tab/>
      </w:r>
      <w:r>
        <w:t>Study on 6G Management and Orchestration (FS_6G_OAM)</w:t>
      </w:r>
    </w:p>
    <w:p>
      <w:pPr>
        <w:pStyle w:val="CRCoverPage"/>
      </w:pPr>
      <w:r>
        <w:t>Comments</w:t>
      </w:r>
    </w:p>
    <w:p>
      <w:r>
        <w:t>This contribution proposes a potential solution for Key Issue #1, Knowledge Representation and Management, and Key Issue #8, Ontology.</w:t>
      </w:r>
    </w:p>
    <w:p>
      <w:r>
        <w:t>The solution defines a technology-independent layered information model, rules for composing a knowledge instance, ontology binding and extension conformance, and candidate mappings to existing semantic technologies.</w:t>
      </w:r>
    </w:p>
    <w:p>
      <w:pPr>
        <w:pStyle w:val="CRCoverPage"/>
      </w:pPr>
      <w:r>
        <w:t>Proposed Changes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638"/>
          </w:tcPr>
          <w:p>
            <w:pPr>
              <w:spacing w:after="0"/>
              <w:jc w:val="center"/>
            </w:pPr>
            <w:r>
              <w:rPr>
                <w:b/>
                <w:color w:val="0000FF"/>
              </w:rPr>
              <w:t>* * * First Change * * * *</w:t>
            </w:r>
          </w:p>
        </w:tc>
      </w:tr>
    </w:tbl>
    <w:p>
      <w:pPr>
        <w:pStyle w:val="Heading1"/>
        <w:keepNext/>
        <w:keepLines/>
      </w:pPr>
      <w:r>
        <w:t>9.2 Potential Solutions for Knowledge Management</w:t>
      </w:r>
    </w:p>
    <w:p>
      <w:pPr>
        <w:pStyle w:val="Heading2"/>
        <w:keepNext/>
        <w:keepLines/>
      </w:pPr>
      <w:r>
        <w:t>9.2.1 Potential Solutions for Key Issue #1: Knowledge Representation and Management</w:t>
      </w:r>
    </w:p>
    <w:p>
      <w:pPr>
        <w:pStyle w:val="Heading4"/>
        <w:keepNext/>
        <w:keepLines/>
      </w:pPr>
      <w:ins w:id="1020" w:author="&lt;Company&gt;" w:date="2026-09-01T00:00:00Z">
        <w:r>
          <w:t>9.2.1.2 Potential Solution#2: Layered Knowledge Representation and Ontology Binding</w:t>
        </w:r>
      </w:ins>
    </w:p>
    <w:p>
      <w:ins w:id="1021" w:author="&lt;Company&gt;" w:date="2026-09-01T00:00:00Z">
        <w:r>
          <w:t>This solution addresses Key Issue #1 in clause 7.2.1 and Key Issue #8 in clause 7.2.8. It defines the knowledge exchanged at the knowledge MnS boundary independently of internal storage, reasoning engines, generation algorithms and concrete wire serializations.</w:t>
        </w:r>
      </w:ins>
    </w:p>
    <w:p>
      <w:ins w:id="1022" w:author="&lt;Company&gt;" w:date="2026-09-01T00:00:00Z">
        <w:r>
          <w:t>The solution separates the following layers:</w:t>
        </w:r>
      </w:ins>
    </w:p>
    <w:p>
      <w:pPr>
        <w:pStyle w:val="B1"/>
        <w:keepLines/>
      </w:pPr>
      <w:ins w:id="1023" w:author="&lt;Company&gt;" w:date="2026-09-01T00:00:00Z">
        <w:r>
          <w:t>1) Ontology layer: defines the shared vocabulary, relationships, constraints and semantic rules used to interpret knowledge.</w:t>
        </w:r>
      </w:ins>
    </w:p>
    <w:p>
      <w:pPr>
        <w:pStyle w:val="B1"/>
        <w:keepLines/>
      </w:pPr>
      <w:ins w:id="1024" w:author="&lt;Company&gt;" w:date="2026-09-01T00:00:00Z">
        <w:r>
          <w:t>2) Knowledge-content layer: carries assertions about specific entities, events, states, actions or relationships.</w:t>
        </w:r>
      </w:ins>
    </w:p>
    <w:p>
      <w:pPr>
        <w:pStyle w:val="B1"/>
        <w:keepLines/>
      </w:pPr>
      <w:ins w:id="1025" w:author="&lt;Company&gt;" w:date="2026-09-01T00:00:00Z">
        <w:r>
          <w:t>3) Knowledge-descriptor layer: carries identity, scope, purpose, temporal validity, provenance, quality, ontology binding, version and governance information.</w:t>
        </w:r>
      </w:ins>
    </w:p>
    <w:p>
      <w:pPr>
        <w:pStyle w:val="B1"/>
        <w:keepLines/>
      </w:pPr>
      <w:ins w:id="1026" w:author="&lt;Company&gt;" w:date="2026-09-01T00:00:00Z">
        <w:r>
          <w:t>4) Knowledge-package layer: groups one or more knowledge instances for transfer without changing their identity or lifecycle.</w:t>
        </w:r>
      </w:ins>
    </w:p>
    <w:p>
      <w:pPr>
        <w:pStyle w:val="B1"/>
        <w:keepLines/>
      </w:pPr>
      <w:ins w:id="1027" w:author="&lt;Company&gt;" w:date="2026-09-01T00:00:00Z">
        <w:r>
          <w:t>5) Serialization layer: maps the abstract model to a concrete syntax or protocol encoding.</w:t>
        </w:r>
      </w:ins>
    </w:p>
    <w:p>
      <w:pPr>
        <w:pStyle w:val="Heading4"/>
        <w:keepNext/>
        <w:keepLines/>
      </w:pPr>
      <w:ins w:id="1028" w:author="&lt;Company&gt;" w:date="2026-09-01T00:00:00Z">
        <w:r>
          <w:t>Abstract information model</w:t>
        </w:r>
      </w:ins>
    </w:p>
    <w:p>
      <w:pPr>
        <w:pStyle w:val="B1"/>
        <w:keepLines/>
      </w:pPr>
      <w:ins w:id="1029" w:author="&lt;Company&gt;" w:date="2026-09-01T00:00:00Z">
        <w:r>
          <w:t>1) OntologyArtifact: a uniquely identified and versioned semantic definition used to interpret knowledge. It is not a knowledge instance about a specific network situation.</w:t>
        </w:r>
      </w:ins>
    </w:p>
    <w:p>
      <w:pPr>
        <w:pStyle w:val="B1"/>
        <w:keepLines/>
      </w:pPr>
      <w:ins w:id="1030" w:author="&lt;Company&gt;" w:date="2026-09-01T00:00:00Z">
        <w:r>
          <w:t>2) OntologyProfile: a use-case-specific or domain-specific selection of ontology elements and constraints.</w:t>
        </w:r>
      </w:ins>
    </w:p>
    <w:p>
      <w:pPr>
        <w:pStyle w:val="B1"/>
        <w:keepLines/>
      </w:pPr>
      <w:ins w:id="1031" w:author="&lt;Company&gt;" w:date="2026-09-01T00:00:00Z">
        <w:r>
          <w:t>3) KnowledgeStatement: the smallest assertion in the abstract model. A statement may express a fact, typed relationship, rule premise or conclusion, or a qualified assertion.</w:t>
        </w:r>
      </w:ins>
    </w:p>
    <w:p>
      <w:pPr>
        <w:pStyle w:val="B1"/>
        <w:keepLines/>
      </w:pPr>
      <w:ins w:id="1032" w:author="&lt;Company&gt;" w:date="2026-09-01T00:00:00Z">
        <w:r>
          <w:t>4) KnowledgeInstance: a uniquely identifiable semantic and lifecycle unit containing one or more related KnowledgeStatements and a KnowledgeDescriptor.</w:t>
        </w:r>
      </w:ins>
    </w:p>
    <w:p>
      <w:pPr>
        <w:pStyle w:val="B1"/>
        <w:keepLines/>
      </w:pPr>
      <w:ins w:id="1033" w:author="&lt;Company&gt;" w:date="2026-09-01T00:00:00Z">
        <w:r>
          <w:t>5) KnowledgeDescriptor: information applying to the knowledge instance as a whole unless explicitly qualified at statement level. It may include scope, purpose, valid time, provenance, confidence, quality information, ontology binding, access policy and version.</w:t>
        </w:r>
      </w:ins>
    </w:p>
    <w:p>
      <w:pPr>
        <w:pStyle w:val="B1"/>
        <w:keepLines/>
      </w:pPr>
      <w:ins w:id="1034" w:author="&lt;Company&gt;" w:date="2026-09-01T00:00:00Z">
        <w:r>
          <w:t>6) KnowledgePackage: a transfer container for one or more knowledge instances. Packaging does not merge the identity, descriptor or lifecycle of the contained instances.</w:t>
        </w:r>
      </w:ins>
    </w:p>
    <w:p>
      <w:pPr>
        <w:pStyle w:val="B1"/>
        <w:keepLines/>
      </w:pPr>
      <w:ins w:id="1035" w:author="&lt;Company&gt;" w:date="2026-09-01T00:00:00Z">
        <w:r>
          <w:t>7) OntologyMapping: a declared relationship between ontology elements, ontology profiles or ontology versions.</w:t>
        </w:r>
      </w:ins>
    </w:p>
    <w:p>
      <w:pPr>
        <w:pStyle w:val="Heading4"/>
        <w:keepNext/>
        <w:keepLines/>
      </w:pPr>
      <w:ins w:id="1036" w:author="&lt;Company&gt;" w:date="2026-09-01T00:00:00Z">
        <w:r>
          <w:t>Knowledge-instance composition</w:t>
        </w:r>
      </w:ins>
    </w:p>
    <w:p>
      <w:pPr>
        <w:pStyle w:val="ListParagraph"/>
        <w:keepLines/>
      </w:pPr>
      <w:ins w:id="1037" w:author="&lt;Company&gt;" w:date="2026-09-01T00:00:00Z">
        <w:r>
          <w:t>A knowledge instance contains at least one KnowledgeStatement.</w:t>
        </w:r>
      </w:ins>
    </w:p>
    <w:p>
      <w:pPr>
        <w:pStyle w:val="ListParagraph"/>
        <w:keepLines/>
      </w:pPr>
      <w:ins w:id="1038" w:author="&lt;Company&gt;" w:date="2026-09-01T00:00:00Z">
        <w:r>
          <w:t>Multiple statements belong to the same knowledge instance when they jointly express one coherent fact chain, causal explanation, rule or inference result and need to be exchanged or lifecycle-managed together.</w:t>
        </w:r>
      </w:ins>
    </w:p>
    <w:p>
      <w:pPr>
        <w:pStyle w:val="ListParagraph"/>
        <w:keepLines/>
      </w:pPr>
      <w:ins w:id="1039" w:author="&lt;Company&gt;" w:date="2026-09-01T00:00:00Z">
        <w:r>
          <w:t>Statements with incompatible provenance, validity time, access policy or lifecycle should be represented in different knowledge instances unless statement-level qualification preserves the differences unambiguously.</w:t>
        </w:r>
      </w:ins>
    </w:p>
    <w:p>
      <w:pPr>
        <w:pStyle w:val="ListParagraph"/>
        <w:keepLines/>
      </w:pPr>
      <w:ins w:id="1040" w:author="&lt;Company&gt;" w:date="2026-09-01T00:00:00Z">
        <w:r>
          <w:t>The descriptor applies to all statements in the instance by default. A statement-specific value, when supported, overrides only the corresponding descriptor property for that statement.</w:t>
        </w:r>
      </w:ins>
    </w:p>
    <w:p>
      <w:pPr>
        <w:pStyle w:val="ListParagraph"/>
        <w:keepLines/>
      </w:pPr>
      <w:ins w:id="1041" w:author="&lt;Company&gt;" w:date="2026-09-01T00:00:00Z">
        <w:r>
          <w:t>A partial retrieval or update identifies the affected statements and preserves the validity of the remaining instance. The producer may reject a partial operation that would break a declared completeness or consistency constraint.</w:t>
        </w:r>
      </w:ins>
    </w:p>
    <w:p>
      <w:pPr>
        <w:pStyle w:val="Heading4"/>
        <w:keepNext/>
        <w:keepLines/>
      </w:pPr>
      <w:ins w:id="1042" w:author="&lt;Company&gt;" w:date="2026-09-01T00:00:00Z">
        <w:r>
          <w:t>Ontology binding and extensions</w:t>
        </w:r>
      </w:ins>
    </w:p>
    <w:p>
      <w:ins w:id="1043" w:author="&lt;Company&gt;" w:date="2026-09-01T00:00:00Z">
        <w:r>
          <w:t>Each knowledge instance carries an OntologyBinding that includes the baseline ontology or ontology-profile reference, a version or compatible version range, any extension references, an optional mapping to the standardized baseline, and a conformance mode.</w:t>
        </w:r>
      </w:ins>
    </w:p>
    <w:p>
      <w:pPr>
        <w:pStyle w:val="ListParagraph"/>
        <w:keepLines/>
      </w:pPr>
      <w:ins w:id="1044" w:author="&lt;Company&gt;" w:date="2026-09-01T00:00:00Z">
        <w:r>
          <w:t>BASELINE: the knowledge instance uses only standardized baseline terms.</w:t>
        </w:r>
      </w:ins>
    </w:p>
    <w:p>
      <w:pPr>
        <w:pStyle w:val="ListParagraph"/>
        <w:keepLines/>
      </w:pPr>
      <w:ins w:id="1045" w:author="&lt;Company&gt;" w:date="2026-09-01T00:00:00Z">
        <w:r>
          <w:t>BASELINE_PLUS_EXTENSION: the knowledge instance uses baseline terms and declared vendor/operator extension terms.</w:t>
        </w:r>
      </w:ins>
    </w:p>
    <w:p>
      <w:pPr>
        <w:pStyle w:val="ListParagraph"/>
        <w:keepLines/>
      </w:pPr>
      <w:ins w:id="1046" w:author="&lt;Company&gt;" w:date="2026-09-01T00:00:00Z">
        <w:r>
          <w:t>MAPPED_TO_BASELINE: the producer uses another ontology internally or externally but provides a standardized-baseline view or mapping.</w:t>
        </w:r>
      </w:ins>
    </w:p>
    <w:p>
      <w:pPr>
        <w:pStyle w:val="ListParagraph"/>
        <w:keepLines/>
      </w:pPr>
      <w:ins w:id="1047" w:author="&lt;Company&gt;" w:date="2026-09-01T00:00:00Z">
        <w:r>
          <w:t>PRIVATE_INTERNAL: the representation is used only inside an implementation and is outside the scope of the standardized knowledge MnS.</w:t>
        </w:r>
      </w:ins>
    </w:p>
    <w:p>
      <w:ins w:id="1048" w:author="&lt;Company&gt;" w:date="2026-09-01T00:00:00Z">
        <w:r>
          <w:t>A vendor or operator is not required to standardize or disclose a purely internal ontology. When extension terms are exposed through a knowledge MnS, the producer identifies the extension and provides its accessible semantic definition, a mapping to the baseline, or an explicit indication that the extension cannot be interpreted by a baseline-only consumer.</w:t>
        </w:r>
      </w:ins>
    </w:p>
    <w:p>
      <w:r>
        <w:br w:type="page"/>
      </w:r>
    </w:p>
    <w:p>
      <w:pPr>
        <w:pStyle w:val="Heading4"/>
        <w:keepNext/>
        <w:keepLines/>
      </w:pPr>
      <w:ins w:id="1049" w:author="&lt;Company&gt;" w:date="2026-09-01T00:00:00Z">
        <w:r>
          <w:t>Candidate Solution Set mapping</w:t>
        </w:r>
      </w:ins>
    </w:p>
    <w:p>
      <w:pPr>
        <w:pStyle w:val="ListParagraph"/>
        <w:keepLines/>
      </w:pPr>
      <w:ins w:id="1050" w:author="&lt;Company&gt;" w:date="2026-09-01T00:00:00Z">
        <w:r>
          <w:t>OntologyArtifact and OntologyProfile may be mapped to RDFS and OWL ontology documents, with SHACL shapes used for applicable graph constraints.</w:t>
        </w:r>
      </w:ins>
    </w:p>
    <w:p>
      <w:pPr>
        <w:pStyle w:val="ListParagraph"/>
        <w:keepLines/>
      </w:pPr>
      <w:ins w:id="1051" w:author="&lt;Company&gt;" w:date="2026-09-01T00:00:00Z">
        <w:r>
          <w:t>KnowledgeStatement may be mapped to an RDF triple, a qualified RDF statement or an OWL assertion, depending on the required statement-level metadata.</w:t>
        </w:r>
      </w:ins>
    </w:p>
    <w:p>
      <w:pPr>
        <w:pStyle w:val="ListParagraph"/>
        <w:keepLines/>
      </w:pPr>
      <w:ins w:id="1052" w:author="&lt;Company&gt;" w:date="2026-09-01T00:00:00Z">
        <w:r>
          <w:t>KnowledgeInstance may be mapped to a named graph or an explicitly typed resource that groups the statements. The knowledge identifier denotes the management and lifecycle unit rather than each triple by default.</w:t>
        </w:r>
      </w:ins>
    </w:p>
    <w:p>
      <w:pPr>
        <w:pStyle w:val="ListParagraph"/>
        <w:keepLines/>
      </w:pPr>
      <w:ins w:id="1053" w:author="&lt;Company&gt;" w:date="2026-09-01T00:00:00Z">
        <w:r>
          <w:t>KnowledgeDescriptor may be represented by RDF resources and properties or by a companion management information object, provided that the common descriptor semantics are preserved.</w:t>
        </w:r>
      </w:ins>
    </w:p>
    <w:p>
      <w:pPr>
        <w:pStyle w:val="ListParagraph"/>
        <w:keepLines/>
      </w:pPr>
      <w:ins w:id="1054" w:author="&lt;Company&gt;" w:date="2026-09-01T00:00:00Z">
        <w:r>
          <w:t>KnowledgePackage may be mapped to an RDF dataset, multipart payload or API container.</w:t>
        </w:r>
      </w:ins>
    </w:p>
    <w:p>
      <w:pPr>
        <w:pStyle w:val="ListParagraph"/>
        <w:keepLines/>
      </w:pPr>
      <w:ins w:id="1055" w:author="&lt;Company&gt;" w:date="2026-09-01T00:00:00Z">
        <w:r>
          <w:t>Turtle, JSON-LD, RDF/XML or another negotiated encoding may be used as a wire serialization. The serialization does not change the ontology or the abstract knowledge model.</w:t>
        </w:r>
      </w:ins>
    </w:p>
    <w:p>
      <w:pPr>
        <w:pStyle w:val="Heading4"/>
        <w:keepNext/>
        <w:keepLines/>
      </w:pPr>
      <w:ins w:id="1056" w:author="&lt;Company&gt;" w:date="2026-09-01T00:00:00Z">
        <w:r>
          <w:t>Knowledge MnS behaviour</w:t>
        </w:r>
      </w:ins>
    </w:p>
    <w:p>
      <w:pPr>
        <w:pStyle w:val="ListParagraph"/>
        <w:keepLines/>
      </w:pPr>
      <w:ins w:id="1057" w:author="&lt;Company&gt;" w:date="2026-09-01T00:00:00Z">
        <w:r>
          <w:t>The knowledge MnS producer exposes the ontology/profile identifiers and versions supported for the knowledge it provides.</w:t>
        </w:r>
      </w:ins>
    </w:p>
    <w:p>
      <w:pPr>
        <w:pStyle w:val="ListParagraph"/>
        <w:keepLines/>
      </w:pPr>
      <w:ins w:id="1058" w:author="&lt;Company&gt;" w:date="2026-09-01T00:00:00Z">
        <w:r>
          <w:t>The knowledge MnS consumer may include supported ontology profiles, versions and serializations in discovery or request context.</w:t>
        </w:r>
      </w:ins>
    </w:p>
    <w:p>
      <w:pPr>
        <w:pStyle w:val="ListParagraph"/>
        <w:keepLines/>
      </w:pPr>
      <w:ins w:id="1059" w:author="&lt;Company&gt;" w:date="2026-09-01T00:00:00Z">
        <w:r>
          <w:t>The producer selects a mutually supported representation or provides a baseline-mapped view when available.</w:t>
        </w:r>
      </w:ins>
    </w:p>
    <w:p>
      <w:pPr>
        <w:pStyle w:val="ListParagraph"/>
        <w:keepLines/>
      </w:pPr>
      <w:ins w:id="1060" w:author="&lt;Company&gt;" w:date="2026-09-01T00:00:00Z">
        <w:r>
          <w:t>If the consumer cannot interpret required extension terms, the producer reports the incompatibility or returns only a semantically complete baseline subset. It does not silently omit required assertions.</w:t>
        </w:r>
      </w:ins>
    </w:p>
    <w:p>
      <w:pPr>
        <w:pStyle w:val="ListParagraph"/>
        <w:keepLines/>
      </w:pPr>
      <w:ins w:id="1061" w:author="&lt;Company&gt;" w:date="2026-09-01T00:00:00Z">
        <w:r>
          <w:t>An ontology update does not silently reinterpret existing knowledge. Existing knowledge remains bound to its declared version unless an explicit migration or mapping is applied.</w:t>
        </w:r>
      </w:ins>
    </w:p>
    <w:p>
      <w:pPr>
        <w:pStyle w:val="Heading4"/>
        <w:keepNext/>
        <w:keepLines/>
      </w:pPr>
      <w:ins w:id="1062" w:author="&lt;Company&gt;" w:date="2026-09-01T00:00:00Z">
        <w:r>
          <w:t>Example</w:t>
        </w:r>
      </w:ins>
    </w:p>
    <w:p>
      <w:ins w:id="1063" w:author="&lt;Company&gt;" w:date="2026-09-01T00:00:00Z">
        <w:r>
          <w:t>A single-statement knowledge instance may contain “UPF-3 hostedOn Workload-7”. A multi-statement causal knowledge instance may jointly contain “UPF-3 hostedOn Workload-7”, “Workload-7 hasCondition CPUThrottling”, “CPUThrottling causes UPFLatencyIncrease”, and “UPFLatencyIncrease affects UPF-3”. The statements form one knowledge instance when they share provenance and validity and need to be consumed as one causal explanation.</w:t>
        </w:r>
      </w:ins>
    </w:p>
    <w:p>
      <w:ins w:id="1064" w:author="&lt;Company&gt;" w:date="2026-09-01T00:00:00Z">
        <w:r>
          <w:t>Editor’s Note: Whether statement-level metadata is required for all solution sets or only for selected ontology profiles is FFS.</w:t>
        </w:r>
      </w:ins>
    </w:p>
    <w:p>
      <w:ins w:id="1065" w:author="&lt;Company&gt;" w:date="2026-09-01T00:00:00Z">
        <w:r>
          <w:t>Editor’s Note: The exact Stage 3 encodings, media types and query profiles are FFS.</w:t>
        </w:r>
      </w:ins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638"/>
          </w:tcPr>
          <w:p>
            <w:pPr>
              <w:spacing w:after="0"/>
              <w:jc w:val="center"/>
            </w:pPr>
            <w:r>
              <w:rPr>
                <w:b/>
                <w:color w:val="0000FF"/>
              </w:rPr>
              <w:t>* * * End of Changes * * * *</w:t>
            </w:r>
          </w:p>
        </w:tc>
      </w:tr>
    </w:tbl>
    <w:sectPr w:rsidR="00C05F1F" w:rsidRPr="00E4102E">
      <w:footnotePr>
        <w:numRestart w:val="eachSect"/>
      </w:footnotePr>
      <w:pgSz w:w="11907" w:h="16840" w:code="9"/>
      <w:pgMar w:top="1416" w:right="1133" w:bottom="1133" w:left="1133" w:header="850" w:footer="34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FB2BB" w14:textId="77777777" w:rsidR="00650A38" w:rsidRDefault="00650A38">
      <w:r>
        <w:separator/>
      </w:r>
    </w:p>
  </w:endnote>
  <w:endnote w:type="continuationSeparator" w:id="0">
    <w:p w14:paraId="514B30F5" w14:textId="77777777" w:rsidR="00650A38" w:rsidRDefault="00650A38">
      <w:r>
        <w:continuationSeparator/>
      </w:r>
    </w:p>
  </w:endnote>
  <w:endnote w:type="continuationNotice" w:id="1">
    <w:p w14:paraId="7D85D5F5" w14:textId="77777777" w:rsidR="00650A38" w:rsidRDefault="00650A3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egoe UI Symbol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4205F" w14:textId="77777777" w:rsidR="00650A38" w:rsidRDefault="00650A38">
      <w:r>
        <w:separator/>
      </w:r>
    </w:p>
  </w:footnote>
  <w:footnote w:type="continuationSeparator" w:id="0">
    <w:p w14:paraId="777297E0" w14:textId="77777777" w:rsidR="00650A38" w:rsidRDefault="00650A38">
      <w:r>
        <w:continuationSeparator/>
      </w:r>
    </w:p>
  </w:footnote>
  <w:footnote w:type="continuationNotice" w:id="1">
    <w:p w14:paraId="6D6F394F" w14:textId="77777777" w:rsidR="00650A38" w:rsidRDefault="00650A38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4A889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38E43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654AF7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098E465F"/>
    <w:multiLevelType w:val="hybridMultilevel"/>
    <w:tmpl w:val="E14846D8"/>
    <w:lvl w:ilvl="0" w:tplc="5836A07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D4EC147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6A6AD01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6B341D0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21E6CE8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6FF4723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AEDC9E1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74C4F05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6AFE2DA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4" w15:restartNumberingAfterBreak="0">
    <w:nsid w:val="1B0A1344"/>
    <w:multiLevelType w:val="singleLevel"/>
    <w:tmpl w:val="C046F51C"/>
    <w:lvl w:ilvl="0">
      <w:start w:val="1"/>
      <w:numFmt w:val="bullet"/>
      <w:pStyle w:val="NotDone"/>
      <w:lvlText w:val=""/>
      <w:lvlJc w:val="left"/>
      <w:pPr>
        <w:tabs>
          <w:tab w:val="num" w:pos="0"/>
        </w:tabs>
        <w:ind w:left="1728" w:hanging="288"/>
      </w:pPr>
      <w:rPr>
        <w:rFonts w:ascii="Monotype Sorts" w:hAnsi="Monotype Sorts" w:hint="default"/>
      </w:rPr>
    </w:lvl>
  </w:abstractNum>
  <w:abstractNum w:abstractNumId="5" w15:restartNumberingAfterBreak="0">
    <w:nsid w:val="1C9D7AD4"/>
    <w:multiLevelType w:val="hybridMultilevel"/>
    <w:tmpl w:val="F45895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406EC"/>
    <w:multiLevelType w:val="hybridMultilevel"/>
    <w:tmpl w:val="F334C7A0"/>
    <w:lvl w:ilvl="0" w:tplc="1670412E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37032BE7"/>
    <w:multiLevelType w:val="hybridMultilevel"/>
    <w:tmpl w:val="D5803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E7013D"/>
    <w:multiLevelType w:val="hybridMultilevel"/>
    <w:tmpl w:val="46E67496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54A46E4"/>
    <w:multiLevelType w:val="hybridMultilevel"/>
    <w:tmpl w:val="66320E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705385">
    <w:abstractNumId w:val="2"/>
  </w:num>
  <w:num w:numId="2" w16cid:durableId="552430547">
    <w:abstractNumId w:val="1"/>
  </w:num>
  <w:num w:numId="3" w16cid:durableId="1259868635">
    <w:abstractNumId w:val="0"/>
  </w:num>
  <w:num w:numId="4" w16cid:durableId="1339581481">
    <w:abstractNumId w:val="4"/>
  </w:num>
  <w:num w:numId="5" w16cid:durableId="141820956">
    <w:abstractNumId w:val="5"/>
  </w:num>
  <w:num w:numId="6" w16cid:durableId="975141870">
    <w:abstractNumId w:val="8"/>
  </w:num>
  <w:num w:numId="7" w16cid:durableId="872420457">
    <w:abstractNumId w:val="7"/>
  </w:num>
  <w:num w:numId="8" w16cid:durableId="30762174">
    <w:abstractNumId w:val="9"/>
  </w:num>
  <w:num w:numId="9" w16cid:durableId="1777671857">
    <w:abstractNumId w:val="3"/>
  </w:num>
  <w:num w:numId="10" w16cid:durableId="1917353709">
    <w:abstractNumId w:val="6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derator KSM3">
    <w15:presenceInfo w15:providerId="None" w15:userId="Moderator KSM3"/>
  </w15:person>
  <w15:person w15:author="Nokia2">
    <w15:presenceInfo w15:providerId="None" w15:userId="Noki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Formatting/>
  <w:defaultTabStop w:val="284"/>
  <w:characterSpacingControl w:val="doNotCompress"/>
  <w:hdrShapeDefaults>
    <o:shapedefaults v:ext="edit" spidmax="2050"/>
  </w:hdrShapeDefaults>
  <w:footnotePr>
    <w:numRestart w:val="eachSect"/>
    <w:footnote w:id="-1"/>
    <w:footnote w:id="0"/>
    <w:footnote w:id="1"/>
  </w:footnotePr>
  <w:endnotePr>
    <w:endnote w:id="-1"/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MyNTYwtjA0tDAysTBX0lEKTi0uzszPAykwNK4FAAE3izUtAAAA"/>
  </w:docVars>
  <w:rsids>
    <w:rsidRoot w:val="004E213A"/>
    <w:rsid w:val="000001A8"/>
    <w:rsid w:val="00002188"/>
    <w:rsid w:val="00003C6E"/>
    <w:rsid w:val="00005DEA"/>
    <w:rsid w:val="00005EB3"/>
    <w:rsid w:val="00006048"/>
    <w:rsid w:val="00006EE6"/>
    <w:rsid w:val="000070B3"/>
    <w:rsid w:val="00007A2F"/>
    <w:rsid w:val="00007FED"/>
    <w:rsid w:val="00010D6F"/>
    <w:rsid w:val="000117BD"/>
    <w:rsid w:val="00012CDF"/>
    <w:rsid w:val="000132B8"/>
    <w:rsid w:val="00014E2E"/>
    <w:rsid w:val="00015841"/>
    <w:rsid w:val="00015C0A"/>
    <w:rsid w:val="00015C23"/>
    <w:rsid w:val="00020503"/>
    <w:rsid w:val="00021A57"/>
    <w:rsid w:val="00021C29"/>
    <w:rsid w:val="00022209"/>
    <w:rsid w:val="00025C17"/>
    <w:rsid w:val="00025C23"/>
    <w:rsid w:val="00026467"/>
    <w:rsid w:val="00026A95"/>
    <w:rsid w:val="00026C0D"/>
    <w:rsid w:val="00026F3B"/>
    <w:rsid w:val="0002708F"/>
    <w:rsid w:val="000271CE"/>
    <w:rsid w:val="00027A98"/>
    <w:rsid w:val="00027ADB"/>
    <w:rsid w:val="00030056"/>
    <w:rsid w:val="00031270"/>
    <w:rsid w:val="00033397"/>
    <w:rsid w:val="0003402B"/>
    <w:rsid w:val="0003631B"/>
    <w:rsid w:val="00037B02"/>
    <w:rsid w:val="00040095"/>
    <w:rsid w:val="00042196"/>
    <w:rsid w:val="00043E75"/>
    <w:rsid w:val="00044D83"/>
    <w:rsid w:val="00045231"/>
    <w:rsid w:val="000469F3"/>
    <w:rsid w:val="00051834"/>
    <w:rsid w:val="00051FC2"/>
    <w:rsid w:val="000520C3"/>
    <w:rsid w:val="000536AB"/>
    <w:rsid w:val="00054A22"/>
    <w:rsid w:val="00055300"/>
    <w:rsid w:val="000601C3"/>
    <w:rsid w:val="00062023"/>
    <w:rsid w:val="000620AA"/>
    <w:rsid w:val="0006290A"/>
    <w:rsid w:val="000634C4"/>
    <w:rsid w:val="000655A6"/>
    <w:rsid w:val="000655D8"/>
    <w:rsid w:val="000659E3"/>
    <w:rsid w:val="000665B7"/>
    <w:rsid w:val="00070A93"/>
    <w:rsid w:val="00071AE2"/>
    <w:rsid w:val="0007395B"/>
    <w:rsid w:val="00073F8B"/>
    <w:rsid w:val="000740B1"/>
    <w:rsid w:val="00075AFE"/>
    <w:rsid w:val="00075EA2"/>
    <w:rsid w:val="00080512"/>
    <w:rsid w:val="00081791"/>
    <w:rsid w:val="000829B3"/>
    <w:rsid w:val="00082F3B"/>
    <w:rsid w:val="0008342F"/>
    <w:rsid w:val="00085D6E"/>
    <w:rsid w:val="00085F68"/>
    <w:rsid w:val="00086396"/>
    <w:rsid w:val="00086552"/>
    <w:rsid w:val="00086644"/>
    <w:rsid w:val="000877BB"/>
    <w:rsid w:val="000912D7"/>
    <w:rsid w:val="0009157E"/>
    <w:rsid w:val="00091E69"/>
    <w:rsid w:val="00092F6D"/>
    <w:rsid w:val="00093311"/>
    <w:rsid w:val="00093A59"/>
    <w:rsid w:val="00093C07"/>
    <w:rsid w:val="000941A7"/>
    <w:rsid w:val="00094CE3"/>
    <w:rsid w:val="00095849"/>
    <w:rsid w:val="0009642E"/>
    <w:rsid w:val="0009659C"/>
    <w:rsid w:val="000A14C7"/>
    <w:rsid w:val="000A1761"/>
    <w:rsid w:val="000A34D1"/>
    <w:rsid w:val="000A7776"/>
    <w:rsid w:val="000B26BE"/>
    <w:rsid w:val="000B585B"/>
    <w:rsid w:val="000C2063"/>
    <w:rsid w:val="000C2324"/>
    <w:rsid w:val="000C47C3"/>
    <w:rsid w:val="000C5780"/>
    <w:rsid w:val="000C5E93"/>
    <w:rsid w:val="000C707D"/>
    <w:rsid w:val="000D02DE"/>
    <w:rsid w:val="000D173A"/>
    <w:rsid w:val="000D1DD9"/>
    <w:rsid w:val="000D3067"/>
    <w:rsid w:val="000D3B5E"/>
    <w:rsid w:val="000D3D12"/>
    <w:rsid w:val="000D5723"/>
    <w:rsid w:val="000D58AB"/>
    <w:rsid w:val="000D6BC2"/>
    <w:rsid w:val="000D733B"/>
    <w:rsid w:val="000D760D"/>
    <w:rsid w:val="000E0798"/>
    <w:rsid w:val="000E1001"/>
    <w:rsid w:val="000E2A43"/>
    <w:rsid w:val="000E2AAE"/>
    <w:rsid w:val="000E3370"/>
    <w:rsid w:val="000E3631"/>
    <w:rsid w:val="000E40D9"/>
    <w:rsid w:val="000E4244"/>
    <w:rsid w:val="000E470A"/>
    <w:rsid w:val="000E4732"/>
    <w:rsid w:val="000E4F16"/>
    <w:rsid w:val="000E5D5E"/>
    <w:rsid w:val="000E6321"/>
    <w:rsid w:val="000E7B5F"/>
    <w:rsid w:val="000F0298"/>
    <w:rsid w:val="000F1E17"/>
    <w:rsid w:val="000F22B8"/>
    <w:rsid w:val="000F2DE5"/>
    <w:rsid w:val="000F56AF"/>
    <w:rsid w:val="000F5D96"/>
    <w:rsid w:val="000F60BD"/>
    <w:rsid w:val="000F6D03"/>
    <w:rsid w:val="001016F5"/>
    <w:rsid w:val="001016FC"/>
    <w:rsid w:val="00102E78"/>
    <w:rsid w:val="0010341D"/>
    <w:rsid w:val="001049AB"/>
    <w:rsid w:val="00106787"/>
    <w:rsid w:val="00107025"/>
    <w:rsid w:val="0010705C"/>
    <w:rsid w:val="00107320"/>
    <w:rsid w:val="001104EB"/>
    <w:rsid w:val="00111561"/>
    <w:rsid w:val="00111BF4"/>
    <w:rsid w:val="00111DB4"/>
    <w:rsid w:val="00112D77"/>
    <w:rsid w:val="001134D3"/>
    <w:rsid w:val="001139CF"/>
    <w:rsid w:val="00113B9B"/>
    <w:rsid w:val="001150D5"/>
    <w:rsid w:val="00115567"/>
    <w:rsid w:val="001158F2"/>
    <w:rsid w:val="00116455"/>
    <w:rsid w:val="001170ED"/>
    <w:rsid w:val="00120134"/>
    <w:rsid w:val="00120B07"/>
    <w:rsid w:val="001222D4"/>
    <w:rsid w:val="001241A6"/>
    <w:rsid w:val="00125808"/>
    <w:rsid w:val="00125819"/>
    <w:rsid w:val="001301C0"/>
    <w:rsid w:val="001301C2"/>
    <w:rsid w:val="001305D8"/>
    <w:rsid w:val="00130D70"/>
    <w:rsid w:val="00133525"/>
    <w:rsid w:val="001346C0"/>
    <w:rsid w:val="0013492C"/>
    <w:rsid w:val="00136893"/>
    <w:rsid w:val="00136AF2"/>
    <w:rsid w:val="001375B3"/>
    <w:rsid w:val="00140D64"/>
    <w:rsid w:val="00141C3C"/>
    <w:rsid w:val="00142B32"/>
    <w:rsid w:val="001431B3"/>
    <w:rsid w:val="00143B79"/>
    <w:rsid w:val="00144D0C"/>
    <w:rsid w:val="0015004C"/>
    <w:rsid w:val="00150302"/>
    <w:rsid w:val="00151947"/>
    <w:rsid w:val="00151F2F"/>
    <w:rsid w:val="001520EB"/>
    <w:rsid w:val="0015222A"/>
    <w:rsid w:val="00152933"/>
    <w:rsid w:val="00152938"/>
    <w:rsid w:val="00154A76"/>
    <w:rsid w:val="00154E43"/>
    <w:rsid w:val="00155A73"/>
    <w:rsid w:val="00157108"/>
    <w:rsid w:val="001575B6"/>
    <w:rsid w:val="00157E1A"/>
    <w:rsid w:val="00160238"/>
    <w:rsid w:val="00160ADD"/>
    <w:rsid w:val="00161FE3"/>
    <w:rsid w:val="001625FE"/>
    <w:rsid w:val="00162900"/>
    <w:rsid w:val="001630E9"/>
    <w:rsid w:val="001641DC"/>
    <w:rsid w:val="001653A3"/>
    <w:rsid w:val="00165732"/>
    <w:rsid w:val="001658B9"/>
    <w:rsid w:val="00165954"/>
    <w:rsid w:val="001703D2"/>
    <w:rsid w:val="00170773"/>
    <w:rsid w:val="00171D1A"/>
    <w:rsid w:val="00172095"/>
    <w:rsid w:val="00172AB8"/>
    <w:rsid w:val="00172F50"/>
    <w:rsid w:val="00173181"/>
    <w:rsid w:val="00173E30"/>
    <w:rsid w:val="0017401D"/>
    <w:rsid w:val="001772DD"/>
    <w:rsid w:val="0017742E"/>
    <w:rsid w:val="00177A02"/>
    <w:rsid w:val="00181DDE"/>
    <w:rsid w:val="00182A70"/>
    <w:rsid w:val="00182C8B"/>
    <w:rsid w:val="0018468D"/>
    <w:rsid w:val="00186D78"/>
    <w:rsid w:val="001901DB"/>
    <w:rsid w:val="00190525"/>
    <w:rsid w:val="0019067C"/>
    <w:rsid w:val="00190F0E"/>
    <w:rsid w:val="0019183F"/>
    <w:rsid w:val="00193DAC"/>
    <w:rsid w:val="0019411D"/>
    <w:rsid w:val="00195A12"/>
    <w:rsid w:val="001960FE"/>
    <w:rsid w:val="001963A0"/>
    <w:rsid w:val="001A0881"/>
    <w:rsid w:val="001A14C7"/>
    <w:rsid w:val="001A16BF"/>
    <w:rsid w:val="001A3207"/>
    <w:rsid w:val="001A3F0E"/>
    <w:rsid w:val="001A4C42"/>
    <w:rsid w:val="001A4DDF"/>
    <w:rsid w:val="001A4E23"/>
    <w:rsid w:val="001A50C5"/>
    <w:rsid w:val="001A6F29"/>
    <w:rsid w:val="001A7420"/>
    <w:rsid w:val="001A7470"/>
    <w:rsid w:val="001B11B4"/>
    <w:rsid w:val="001B1607"/>
    <w:rsid w:val="001B43C1"/>
    <w:rsid w:val="001B463B"/>
    <w:rsid w:val="001B499D"/>
    <w:rsid w:val="001B5520"/>
    <w:rsid w:val="001B55EF"/>
    <w:rsid w:val="001B58A3"/>
    <w:rsid w:val="001B6637"/>
    <w:rsid w:val="001B6EC1"/>
    <w:rsid w:val="001B7540"/>
    <w:rsid w:val="001B7943"/>
    <w:rsid w:val="001B7D5C"/>
    <w:rsid w:val="001B7E6D"/>
    <w:rsid w:val="001C018D"/>
    <w:rsid w:val="001C01ED"/>
    <w:rsid w:val="001C187D"/>
    <w:rsid w:val="001C21C3"/>
    <w:rsid w:val="001C2434"/>
    <w:rsid w:val="001C28E5"/>
    <w:rsid w:val="001C2A6D"/>
    <w:rsid w:val="001C3696"/>
    <w:rsid w:val="001C68F3"/>
    <w:rsid w:val="001C7BA1"/>
    <w:rsid w:val="001D02C2"/>
    <w:rsid w:val="001D0473"/>
    <w:rsid w:val="001D0805"/>
    <w:rsid w:val="001D1347"/>
    <w:rsid w:val="001D256E"/>
    <w:rsid w:val="001D3407"/>
    <w:rsid w:val="001D3A13"/>
    <w:rsid w:val="001D49CF"/>
    <w:rsid w:val="001D503D"/>
    <w:rsid w:val="001D5226"/>
    <w:rsid w:val="001D623A"/>
    <w:rsid w:val="001D6A95"/>
    <w:rsid w:val="001D6F6A"/>
    <w:rsid w:val="001E0060"/>
    <w:rsid w:val="001E01AB"/>
    <w:rsid w:val="001E2390"/>
    <w:rsid w:val="001E2BA2"/>
    <w:rsid w:val="001E4C20"/>
    <w:rsid w:val="001E5859"/>
    <w:rsid w:val="001F0C1D"/>
    <w:rsid w:val="001F1132"/>
    <w:rsid w:val="001F168B"/>
    <w:rsid w:val="001F1DFD"/>
    <w:rsid w:val="001F1EB9"/>
    <w:rsid w:val="001F2CAA"/>
    <w:rsid w:val="001F328E"/>
    <w:rsid w:val="001F39B2"/>
    <w:rsid w:val="001F4814"/>
    <w:rsid w:val="001F5B15"/>
    <w:rsid w:val="001F5F4A"/>
    <w:rsid w:val="001F6664"/>
    <w:rsid w:val="001F728F"/>
    <w:rsid w:val="00201112"/>
    <w:rsid w:val="00201BB7"/>
    <w:rsid w:val="00201E21"/>
    <w:rsid w:val="00201F78"/>
    <w:rsid w:val="00202BA1"/>
    <w:rsid w:val="002031F7"/>
    <w:rsid w:val="00203592"/>
    <w:rsid w:val="00203805"/>
    <w:rsid w:val="002040C4"/>
    <w:rsid w:val="00204BF7"/>
    <w:rsid w:val="00205AF1"/>
    <w:rsid w:val="002062C5"/>
    <w:rsid w:val="00207617"/>
    <w:rsid w:val="00210855"/>
    <w:rsid w:val="0021124F"/>
    <w:rsid w:val="00211F1A"/>
    <w:rsid w:val="00212128"/>
    <w:rsid w:val="00213734"/>
    <w:rsid w:val="002138F2"/>
    <w:rsid w:val="00214DBF"/>
    <w:rsid w:val="0021551A"/>
    <w:rsid w:val="00215DB0"/>
    <w:rsid w:val="002179F6"/>
    <w:rsid w:val="002226BD"/>
    <w:rsid w:val="00222A73"/>
    <w:rsid w:val="00225A5A"/>
    <w:rsid w:val="00225D88"/>
    <w:rsid w:val="0022731F"/>
    <w:rsid w:val="00227DB1"/>
    <w:rsid w:val="002303B4"/>
    <w:rsid w:val="00232234"/>
    <w:rsid w:val="00232B5E"/>
    <w:rsid w:val="00232E11"/>
    <w:rsid w:val="0023468F"/>
    <w:rsid w:val="002347A2"/>
    <w:rsid w:val="00234A38"/>
    <w:rsid w:val="00234C21"/>
    <w:rsid w:val="00234F77"/>
    <w:rsid w:val="002351E9"/>
    <w:rsid w:val="00235C69"/>
    <w:rsid w:val="0023706C"/>
    <w:rsid w:val="002403AD"/>
    <w:rsid w:val="00243017"/>
    <w:rsid w:val="002460E3"/>
    <w:rsid w:val="00246DCA"/>
    <w:rsid w:val="00247923"/>
    <w:rsid w:val="00247E86"/>
    <w:rsid w:val="002521C9"/>
    <w:rsid w:val="002526C5"/>
    <w:rsid w:val="002531DF"/>
    <w:rsid w:val="002547A1"/>
    <w:rsid w:val="00256A8C"/>
    <w:rsid w:val="0025795E"/>
    <w:rsid w:val="00257BF5"/>
    <w:rsid w:val="00261AF2"/>
    <w:rsid w:val="00263F7A"/>
    <w:rsid w:val="002674A7"/>
    <w:rsid w:val="002675F0"/>
    <w:rsid w:val="00267E87"/>
    <w:rsid w:val="00271F2E"/>
    <w:rsid w:val="00273060"/>
    <w:rsid w:val="0027357D"/>
    <w:rsid w:val="002740AE"/>
    <w:rsid w:val="00274921"/>
    <w:rsid w:val="002762D9"/>
    <w:rsid w:val="00276F13"/>
    <w:rsid w:val="00277785"/>
    <w:rsid w:val="0028199C"/>
    <w:rsid w:val="00282DB5"/>
    <w:rsid w:val="002841FE"/>
    <w:rsid w:val="00284F39"/>
    <w:rsid w:val="00284FD0"/>
    <w:rsid w:val="00291518"/>
    <w:rsid w:val="002919BD"/>
    <w:rsid w:val="00294A85"/>
    <w:rsid w:val="002950B2"/>
    <w:rsid w:val="00295E78"/>
    <w:rsid w:val="00296812"/>
    <w:rsid w:val="00296E5E"/>
    <w:rsid w:val="00297670"/>
    <w:rsid w:val="002A10A1"/>
    <w:rsid w:val="002A1669"/>
    <w:rsid w:val="002A2466"/>
    <w:rsid w:val="002A2DC2"/>
    <w:rsid w:val="002A34FF"/>
    <w:rsid w:val="002A3662"/>
    <w:rsid w:val="002A5DE4"/>
    <w:rsid w:val="002A6283"/>
    <w:rsid w:val="002A6F2F"/>
    <w:rsid w:val="002A745C"/>
    <w:rsid w:val="002B040D"/>
    <w:rsid w:val="002B1C14"/>
    <w:rsid w:val="002B3532"/>
    <w:rsid w:val="002B3FD0"/>
    <w:rsid w:val="002B533C"/>
    <w:rsid w:val="002B607E"/>
    <w:rsid w:val="002B6131"/>
    <w:rsid w:val="002B61BD"/>
    <w:rsid w:val="002B6339"/>
    <w:rsid w:val="002B7253"/>
    <w:rsid w:val="002B72C1"/>
    <w:rsid w:val="002C0AB8"/>
    <w:rsid w:val="002C10AA"/>
    <w:rsid w:val="002C1156"/>
    <w:rsid w:val="002C1BA5"/>
    <w:rsid w:val="002C21E2"/>
    <w:rsid w:val="002C3ADF"/>
    <w:rsid w:val="002C4455"/>
    <w:rsid w:val="002C6762"/>
    <w:rsid w:val="002C67E9"/>
    <w:rsid w:val="002C6B75"/>
    <w:rsid w:val="002D08ED"/>
    <w:rsid w:val="002D0D40"/>
    <w:rsid w:val="002D1004"/>
    <w:rsid w:val="002D2E4F"/>
    <w:rsid w:val="002D3026"/>
    <w:rsid w:val="002D533A"/>
    <w:rsid w:val="002D5F32"/>
    <w:rsid w:val="002D618C"/>
    <w:rsid w:val="002D72CA"/>
    <w:rsid w:val="002D7387"/>
    <w:rsid w:val="002E00EE"/>
    <w:rsid w:val="002E151A"/>
    <w:rsid w:val="002E3EA9"/>
    <w:rsid w:val="002E464A"/>
    <w:rsid w:val="002F0638"/>
    <w:rsid w:val="002F09B6"/>
    <w:rsid w:val="002F33E2"/>
    <w:rsid w:val="002F42E6"/>
    <w:rsid w:val="002F4DAD"/>
    <w:rsid w:val="00300DA0"/>
    <w:rsid w:val="00302A7F"/>
    <w:rsid w:val="00304056"/>
    <w:rsid w:val="00304389"/>
    <w:rsid w:val="00304E26"/>
    <w:rsid w:val="0030556D"/>
    <w:rsid w:val="00306B78"/>
    <w:rsid w:val="00307D75"/>
    <w:rsid w:val="003101F3"/>
    <w:rsid w:val="00311B0F"/>
    <w:rsid w:val="0031336E"/>
    <w:rsid w:val="003142A0"/>
    <w:rsid w:val="0031432D"/>
    <w:rsid w:val="003143C5"/>
    <w:rsid w:val="0031509A"/>
    <w:rsid w:val="00316A7B"/>
    <w:rsid w:val="00316D44"/>
    <w:rsid w:val="003172DC"/>
    <w:rsid w:val="00321F7A"/>
    <w:rsid w:val="00322B38"/>
    <w:rsid w:val="003243D7"/>
    <w:rsid w:val="00324476"/>
    <w:rsid w:val="0032457F"/>
    <w:rsid w:val="003252DC"/>
    <w:rsid w:val="00325B83"/>
    <w:rsid w:val="00327563"/>
    <w:rsid w:val="00330DF0"/>
    <w:rsid w:val="003318A9"/>
    <w:rsid w:val="0033398F"/>
    <w:rsid w:val="00334318"/>
    <w:rsid w:val="00335A4F"/>
    <w:rsid w:val="00335E68"/>
    <w:rsid w:val="00336282"/>
    <w:rsid w:val="003365C0"/>
    <w:rsid w:val="0033673D"/>
    <w:rsid w:val="00337E13"/>
    <w:rsid w:val="0034033E"/>
    <w:rsid w:val="00340AEA"/>
    <w:rsid w:val="00341B25"/>
    <w:rsid w:val="00342A6C"/>
    <w:rsid w:val="00342DA3"/>
    <w:rsid w:val="0034360E"/>
    <w:rsid w:val="00343AF9"/>
    <w:rsid w:val="0034502D"/>
    <w:rsid w:val="0034617A"/>
    <w:rsid w:val="00346C03"/>
    <w:rsid w:val="003470A6"/>
    <w:rsid w:val="003473D4"/>
    <w:rsid w:val="00352E11"/>
    <w:rsid w:val="003530E7"/>
    <w:rsid w:val="00353455"/>
    <w:rsid w:val="003535E2"/>
    <w:rsid w:val="00353E97"/>
    <w:rsid w:val="003544D2"/>
    <w:rsid w:val="0035462D"/>
    <w:rsid w:val="00356011"/>
    <w:rsid w:val="003567D3"/>
    <w:rsid w:val="00356B14"/>
    <w:rsid w:val="003577F0"/>
    <w:rsid w:val="003605D5"/>
    <w:rsid w:val="00360FFD"/>
    <w:rsid w:val="00361D33"/>
    <w:rsid w:val="00362918"/>
    <w:rsid w:val="00363407"/>
    <w:rsid w:val="00363E5E"/>
    <w:rsid w:val="00365A33"/>
    <w:rsid w:val="003666E2"/>
    <w:rsid w:val="00367F4D"/>
    <w:rsid w:val="00370905"/>
    <w:rsid w:val="00371D54"/>
    <w:rsid w:val="00372606"/>
    <w:rsid w:val="0037276A"/>
    <w:rsid w:val="00373201"/>
    <w:rsid w:val="00374463"/>
    <w:rsid w:val="00374889"/>
    <w:rsid w:val="00374F89"/>
    <w:rsid w:val="003765B8"/>
    <w:rsid w:val="00377E6E"/>
    <w:rsid w:val="0038029E"/>
    <w:rsid w:val="00382B40"/>
    <w:rsid w:val="00383FF0"/>
    <w:rsid w:val="003844AB"/>
    <w:rsid w:val="0038533F"/>
    <w:rsid w:val="00385957"/>
    <w:rsid w:val="00385F02"/>
    <w:rsid w:val="003867D1"/>
    <w:rsid w:val="00387525"/>
    <w:rsid w:val="00387BE2"/>
    <w:rsid w:val="003919A1"/>
    <w:rsid w:val="0039270A"/>
    <w:rsid w:val="003939E3"/>
    <w:rsid w:val="00393AAE"/>
    <w:rsid w:val="00394B8A"/>
    <w:rsid w:val="0039707D"/>
    <w:rsid w:val="00397602"/>
    <w:rsid w:val="003A10D3"/>
    <w:rsid w:val="003A3991"/>
    <w:rsid w:val="003A3C17"/>
    <w:rsid w:val="003A3DE6"/>
    <w:rsid w:val="003A44AA"/>
    <w:rsid w:val="003A5E18"/>
    <w:rsid w:val="003B02A9"/>
    <w:rsid w:val="003B1799"/>
    <w:rsid w:val="003B18A9"/>
    <w:rsid w:val="003B19D6"/>
    <w:rsid w:val="003B2A24"/>
    <w:rsid w:val="003B363F"/>
    <w:rsid w:val="003B41CB"/>
    <w:rsid w:val="003B5AEF"/>
    <w:rsid w:val="003B6C78"/>
    <w:rsid w:val="003C001A"/>
    <w:rsid w:val="003C1C81"/>
    <w:rsid w:val="003C1DA6"/>
    <w:rsid w:val="003C3971"/>
    <w:rsid w:val="003C493C"/>
    <w:rsid w:val="003C4B1E"/>
    <w:rsid w:val="003C511F"/>
    <w:rsid w:val="003C5732"/>
    <w:rsid w:val="003C575F"/>
    <w:rsid w:val="003C63C6"/>
    <w:rsid w:val="003C64D5"/>
    <w:rsid w:val="003C6A41"/>
    <w:rsid w:val="003C6A4D"/>
    <w:rsid w:val="003C772D"/>
    <w:rsid w:val="003D06C8"/>
    <w:rsid w:val="003D1918"/>
    <w:rsid w:val="003D4BEB"/>
    <w:rsid w:val="003D4C3D"/>
    <w:rsid w:val="003D51AF"/>
    <w:rsid w:val="003D5443"/>
    <w:rsid w:val="003D6461"/>
    <w:rsid w:val="003D75E7"/>
    <w:rsid w:val="003E0712"/>
    <w:rsid w:val="003E2DD8"/>
    <w:rsid w:val="003E2F14"/>
    <w:rsid w:val="003E302A"/>
    <w:rsid w:val="003E3A06"/>
    <w:rsid w:val="003E3B34"/>
    <w:rsid w:val="003E40A8"/>
    <w:rsid w:val="003E4162"/>
    <w:rsid w:val="003E5495"/>
    <w:rsid w:val="003E5849"/>
    <w:rsid w:val="003F0DAA"/>
    <w:rsid w:val="003F2066"/>
    <w:rsid w:val="003F49BF"/>
    <w:rsid w:val="003F5E3D"/>
    <w:rsid w:val="003F6969"/>
    <w:rsid w:val="003F7ACF"/>
    <w:rsid w:val="00400E69"/>
    <w:rsid w:val="004010A7"/>
    <w:rsid w:val="0040180D"/>
    <w:rsid w:val="00402D7D"/>
    <w:rsid w:val="00403735"/>
    <w:rsid w:val="004039C2"/>
    <w:rsid w:val="004042C1"/>
    <w:rsid w:val="004049A0"/>
    <w:rsid w:val="004067B4"/>
    <w:rsid w:val="00406D75"/>
    <w:rsid w:val="00407435"/>
    <w:rsid w:val="00410755"/>
    <w:rsid w:val="00410A12"/>
    <w:rsid w:val="00410AFE"/>
    <w:rsid w:val="00413E1C"/>
    <w:rsid w:val="004144FF"/>
    <w:rsid w:val="004146EF"/>
    <w:rsid w:val="004152A4"/>
    <w:rsid w:val="004213CF"/>
    <w:rsid w:val="00423334"/>
    <w:rsid w:val="004235F6"/>
    <w:rsid w:val="004236D7"/>
    <w:rsid w:val="00423965"/>
    <w:rsid w:val="00423E94"/>
    <w:rsid w:val="0042420B"/>
    <w:rsid w:val="0042534F"/>
    <w:rsid w:val="004253E9"/>
    <w:rsid w:val="0043001B"/>
    <w:rsid w:val="00430C36"/>
    <w:rsid w:val="00431927"/>
    <w:rsid w:val="00431AC9"/>
    <w:rsid w:val="004320AB"/>
    <w:rsid w:val="00432B32"/>
    <w:rsid w:val="004345EC"/>
    <w:rsid w:val="004348EE"/>
    <w:rsid w:val="00435B14"/>
    <w:rsid w:val="00436DED"/>
    <w:rsid w:val="00436EF2"/>
    <w:rsid w:val="0043727E"/>
    <w:rsid w:val="00441781"/>
    <w:rsid w:val="00441A8B"/>
    <w:rsid w:val="004422BB"/>
    <w:rsid w:val="00442675"/>
    <w:rsid w:val="00442FBD"/>
    <w:rsid w:val="004434A8"/>
    <w:rsid w:val="00443AA8"/>
    <w:rsid w:val="0044417A"/>
    <w:rsid w:val="00444390"/>
    <w:rsid w:val="00444A9D"/>
    <w:rsid w:val="00446818"/>
    <w:rsid w:val="004469B5"/>
    <w:rsid w:val="00446BF6"/>
    <w:rsid w:val="00447C0B"/>
    <w:rsid w:val="004500C4"/>
    <w:rsid w:val="0045133D"/>
    <w:rsid w:val="004518A0"/>
    <w:rsid w:val="004544BD"/>
    <w:rsid w:val="0045532C"/>
    <w:rsid w:val="00461FBB"/>
    <w:rsid w:val="004624D6"/>
    <w:rsid w:val="00462812"/>
    <w:rsid w:val="0046374B"/>
    <w:rsid w:val="00465018"/>
    <w:rsid w:val="00465198"/>
    <w:rsid w:val="00465515"/>
    <w:rsid w:val="004656B6"/>
    <w:rsid w:val="00470ED7"/>
    <w:rsid w:val="00471659"/>
    <w:rsid w:val="004721A6"/>
    <w:rsid w:val="00472836"/>
    <w:rsid w:val="00472BB1"/>
    <w:rsid w:val="00473038"/>
    <w:rsid w:val="004755F3"/>
    <w:rsid w:val="004768AA"/>
    <w:rsid w:val="004807D9"/>
    <w:rsid w:val="00480F4B"/>
    <w:rsid w:val="004813B1"/>
    <w:rsid w:val="00484227"/>
    <w:rsid w:val="00485FA8"/>
    <w:rsid w:val="00487316"/>
    <w:rsid w:val="0049059F"/>
    <w:rsid w:val="0049146E"/>
    <w:rsid w:val="004939BA"/>
    <w:rsid w:val="00493E7C"/>
    <w:rsid w:val="004946BD"/>
    <w:rsid w:val="00495863"/>
    <w:rsid w:val="0049598D"/>
    <w:rsid w:val="00495A88"/>
    <w:rsid w:val="00497BC0"/>
    <w:rsid w:val="004A038E"/>
    <w:rsid w:val="004A1A97"/>
    <w:rsid w:val="004A1BC6"/>
    <w:rsid w:val="004A32E6"/>
    <w:rsid w:val="004B1E98"/>
    <w:rsid w:val="004B25AD"/>
    <w:rsid w:val="004B2F8C"/>
    <w:rsid w:val="004B52FB"/>
    <w:rsid w:val="004B75EE"/>
    <w:rsid w:val="004C1D68"/>
    <w:rsid w:val="004C2BA0"/>
    <w:rsid w:val="004C2EF3"/>
    <w:rsid w:val="004C3046"/>
    <w:rsid w:val="004C4A9F"/>
    <w:rsid w:val="004C512E"/>
    <w:rsid w:val="004C5BD1"/>
    <w:rsid w:val="004C6009"/>
    <w:rsid w:val="004C64FD"/>
    <w:rsid w:val="004C6A6D"/>
    <w:rsid w:val="004C6ABE"/>
    <w:rsid w:val="004D3578"/>
    <w:rsid w:val="004D67A7"/>
    <w:rsid w:val="004D6C79"/>
    <w:rsid w:val="004D72A2"/>
    <w:rsid w:val="004E08F4"/>
    <w:rsid w:val="004E1C41"/>
    <w:rsid w:val="004E213A"/>
    <w:rsid w:val="004E24C1"/>
    <w:rsid w:val="004E2BCB"/>
    <w:rsid w:val="004E39A3"/>
    <w:rsid w:val="004E3A58"/>
    <w:rsid w:val="004E4D46"/>
    <w:rsid w:val="004E4FC7"/>
    <w:rsid w:val="004F0066"/>
    <w:rsid w:val="004F03E1"/>
    <w:rsid w:val="004F04F5"/>
    <w:rsid w:val="004F051E"/>
    <w:rsid w:val="004F06E6"/>
    <w:rsid w:val="004F07F1"/>
    <w:rsid w:val="004F0988"/>
    <w:rsid w:val="004F1043"/>
    <w:rsid w:val="004F140E"/>
    <w:rsid w:val="004F2904"/>
    <w:rsid w:val="004F30CF"/>
    <w:rsid w:val="004F3340"/>
    <w:rsid w:val="004F3357"/>
    <w:rsid w:val="004F3753"/>
    <w:rsid w:val="004F4BCE"/>
    <w:rsid w:val="004F4F01"/>
    <w:rsid w:val="004F4F28"/>
    <w:rsid w:val="004F570D"/>
    <w:rsid w:val="004F5DBB"/>
    <w:rsid w:val="004F6B2A"/>
    <w:rsid w:val="004F7088"/>
    <w:rsid w:val="004F7319"/>
    <w:rsid w:val="004F74F8"/>
    <w:rsid w:val="00500114"/>
    <w:rsid w:val="00500488"/>
    <w:rsid w:val="00500633"/>
    <w:rsid w:val="0050082F"/>
    <w:rsid w:val="00503601"/>
    <w:rsid w:val="005045C6"/>
    <w:rsid w:val="00504D6E"/>
    <w:rsid w:val="00507E98"/>
    <w:rsid w:val="005118FC"/>
    <w:rsid w:val="00512890"/>
    <w:rsid w:val="0051320E"/>
    <w:rsid w:val="00515629"/>
    <w:rsid w:val="00515808"/>
    <w:rsid w:val="005173EE"/>
    <w:rsid w:val="00517CB9"/>
    <w:rsid w:val="0052341E"/>
    <w:rsid w:val="00523844"/>
    <w:rsid w:val="00524B60"/>
    <w:rsid w:val="005276F0"/>
    <w:rsid w:val="0052796A"/>
    <w:rsid w:val="005279F9"/>
    <w:rsid w:val="0053065F"/>
    <w:rsid w:val="00530B14"/>
    <w:rsid w:val="00530F3D"/>
    <w:rsid w:val="00531D92"/>
    <w:rsid w:val="00532D75"/>
    <w:rsid w:val="00532ED7"/>
    <w:rsid w:val="0053388B"/>
    <w:rsid w:val="0053414E"/>
    <w:rsid w:val="00534939"/>
    <w:rsid w:val="00535773"/>
    <w:rsid w:val="00535D5D"/>
    <w:rsid w:val="00536D20"/>
    <w:rsid w:val="00537399"/>
    <w:rsid w:val="005377EC"/>
    <w:rsid w:val="00541F3B"/>
    <w:rsid w:val="00543E6C"/>
    <w:rsid w:val="00544393"/>
    <w:rsid w:val="00544C8B"/>
    <w:rsid w:val="0054577E"/>
    <w:rsid w:val="00545A65"/>
    <w:rsid w:val="00546175"/>
    <w:rsid w:val="00546539"/>
    <w:rsid w:val="005465A3"/>
    <w:rsid w:val="005467DE"/>
    <w:rsid w:val="00546DBA"/>
    <w:rsid w:val="00550691"/>
    <w:rsid w:val="005515A7"/>
    <w:rsid w:val="00555D6F"/>
    <w:rsid w:val="00557250"/>
    <w:rsid w:val="00557275"/>
    <w:rsid w:val="005600B9"/>
    <w:rsid w:val="00561368"/>
    <w:rsid w:val="005614F0"/>
    <w:rsid w:val="005619AE"/>
    <w:rsid w:val="00562E2F"/>
    <w:rsid w:val="005633D2"/>
    <w:rsid w:val="00563EA2"/>
    <w:rsid w:val="00565087"/>
    <w:rsid w:val="0056519F"/>
    <w:rsid w:val="00565E7E"/>
    <w:rsid w:val="0056641A"/>
    <w:rsid w:val="00566989"/>
    <w:rsid w:val="00570B34"/>
    <w:rsid w:val="00572F56"/>
    <w:rsid w:val="005733F9"/>
    <w:rsid w:val="00573F94"/>
    <w:rsid w:val="00575F6C"/>
    <w:rsid w:val="00576CE1"/>
    <w:rsid w:val="005805F7"/>
    <w:rsid w:val="005809F1"/>
    <w:rsid w:val="00581E79"/>
    <w:rsid w:val="00583625"/>
    <w:rsid w:val="00583A98"/>
    <w:rsid w:val="00584D4B"/>
    <w:rsid w:val="0058505E"/>
    <w:rsid w:val="00585BA9"/>
    <w:rsid w:val="00586860"/>
    <w:rsid w:val="00587CD2"/>
    <w:rsid w:val="005918A3"/>
    <w:rsid w:val="00592A8D"/>
    <w:rsid w:val="00593AD7"/>
    <w:rsid w:val="0059466E"/>
    <w:rsid w:val="00594D81"/>
    <w:rsid w:val="00595D5D"/>
    <w:rsid w:val="005960C8"/>
    <w:rsid w:val="005971EE"/>
    <w:rsid w:val="00597560"/>
    <w:rsid w:val="0059785E"/>
    <w:rsid w:val="00597B11"/>
    <w:rsid w:val="005A0335"/>
    <w:rsid w:val="005A0A45"/>
    <w:rsid w:val="005A1503"/>
    <w:rsid w:val="005A2207"/>
    <w:rsid w:val="005A2A03"/>
    <w:rsid w:val="005A3269"/>
    <w:rsid w:val="005A33B1"/>
    <w:rsid w:val="005A39B2"/>
    <w:rsid w:val="005A436E"/>
    <w:rsid w:val="005A4857"/>
    <w:rsid w:val="005B2C96"/>
    <w:rsid w:val="005B3B09"/>
    <w:rsid w:val="005B3F62"/>
    <w:rsid w:val="005B4019"/>
    <w:rsid w:val="005B52EC"/>
    <w:rsid w:val="005B6AFB"/>
    <w:rsid w:val="005C045B"/>
    <w:rsid w:val="005C0687"/>
    <w:rsid w:val="005C2743"/>
    <w:rsid w:val="005C3045"/>
    <w:rsid w:val="005C3DA5"/>
    <w:rsid w:val="005C710F"/>
    <w:rsid w:val="005C7631"/>
    <w:rsid w:val="005C77A3"/>
    <w:rsid w:val="005C7DA3"/>
    <w:rsid w:val="005D0974"/>
    <w:rsid w:val="005D2E01"/>
    <w:rsid w:val="005D2FBE"/>
    <w:rsid w:val="005D30A3"/>
    <w:rsid w:val="005D420E"/>
    <w:rsid w:val="005D42E1"/>
    <w:rsid w:val="005D62A7"/>
    <w:rsid w:val="005D696B"/>
    <w:rsid w:val="005D7526"/>
    <w:rsid w:val="005D7F5B"/>
    <w:rsid w:val="005E0075"/>
    <w:rsid w:val="005E0435"/>
    <w:rsid w:val="005E1599"/>
    <w:rsid w:val="005E1A2E"/>
    <w:rsid w:val="005E1BFF"/>
    <w:rsid w:val="005E3F9E"/>
    <w:rsid w:val="005E4BB2"/>
    <w:rsid w:val="005E4BB4"/>
    <w:rsid w:val="005E54E2"/>
    <w:rsid w:val="005E642C"/>
    <w:rsid w:val="005E71DA"/>
    <w:rsid w:val="005F13B8"/>
    <w:rsid w:val="005F1C9F"/>
    <w:rsid w:val="005F3399"/>
    <w:rsid w:val="005F34C2"/>
    <w:rsid w:val="005F3B30"/>
    <w:rsid w:val="005F3B7B"/>
    <w:rsid w:val="005F41A1"/>
    <w:rsid w:val="005F4741"/>
    <w:rsid w:val="005F51FF"/>
    <w:rsid w:val="005F5561"/>
    <w:rsid w:val="005F6C12"/>
    <w:rsid w:val="005F6FF6"/>
    <w:rsid w:val="00600074"/>
    <w:rsid w:val="006004AC"/>
    <w:rsid w:val="006006EA"/>
    <w:rsid w:val="00600F10"/>
    <w:rsid w:val="00602AEA"/>
    <w:rsid w:val="00603549"/>
    <w:rsid w:val="0060482A"/>
    <w:rsid w:val="0060581A"/>
    <w:rsid w:val="00605BB4"/>
    <w:rsid w:val="00605C3B"/>
    <w:rsid w:val="0061023E"/>
    <w:rsid w:val="00612C57"/>
    <w:rsid w:val="006139CC"/>
    <w:rsid w:val="00614FDF"/>
    <w:rsid w:val="0061756E"/>
    <w:rsid w:val="00617CDA"/>
    <w:rsid w:val="006209DF"/>
    <w:rsid w:val="0062162D"/>
    <w:rsid w:val="006216FC"/>
    <w:rsid w:val="00622CB6"/>
    <w:rsid w:val="00623A4D"/>
    <w:rsid w:val="0062475D"/>
    <w:rsid w:val="006261DB"/>
    <w:rsid w:val="00627B5D"/>
    <w:rsid w:val="00627CA4"/>
    <w:rsid w:val="00627FFE"/>
    <w:rsid w:val="00630BDA"/>
    <w:rsid w:val="00633021"/>
    <w:rsid w:val="0063318B"/>
    <w:rsid w:val="00633B45"/>
    <w:rsid w:val="00634D6D"/>
    <w:rsid w:val="00634DBB"/>
    <w:rsid w:val="0063543D"/>
    <w:rsid w:val="00636834"/>
    <w:rsid w:val="006369DC"/>
    <w:rsid w:val="00636B41"/>
    <w:rsid w:val="00636C7C"/>
    <w:rsid w:val="0063737C"/>
    <w:rsid w:val="00637FF8"/>
    <w:rsid w:val="0064191D"/>
    <w:rsid w:val="00641E18"/>
    <w:rsid w:val="00641F3C"/>
    <w:rsid w:val="006432CE"/>
    <w:rsid w:val="00643579"/>
    <w:rsid w:val="00646361"/>
    <w:rsid w:val="00647114"/>
    <w:rsid w:val="00650A38"/>
    <w:rsid w:val="006518F5"/>
    <w:rsid w:val="0065240A"/>
    <w:rsid w:val="00652E6D"/>
    <w:rsid w:val="006537B7"/>
    <w:rsid w:val="006539F5"/>
    <w:rsid w:val="00653E57"/>
    <w:rsid w:val="00654D6C"/>
    <w:rsid w:val="006556D5"/>
    <w:rsid w:val="006609E6"/>
    <w:rsid w:val="006619E4"/>
    <w:rsid w:val="0066293F"/>
    <w:rsid w:val="006631F4"/>
    <w:rsid w:val="00664267"/>
    <w:rsid w:val="00664BD3"/>
    <w:rsid w:val="006658C7"/>
    <w:rsid w:val="00667832"/>
    <w:rsid w:val="00670CDA"/>
    <w:rsid w:val="0067116B"/>
    <w:rsid w:val="0067143C"/>
    <w:rsid w:val="00671992"/>
    <w:rsid w:val="006719D0"/>
    <w:rsid w:val="00671DD9"/>
    <w:rsid w:val="006739A2"/>
    <w:rsid w:val="006760F2"/>
    <w:rsid w:val="00676293"/>
    <w:rsid w:val="00680750"/>
    <w:rsid w:val="00682F75"/>
    <w:rsid w:val="00683CDC"/>
    <w:rsid w:val="00684A5A"/>
    <w:rsid w:val="00684BD6"/>
    <w:rsid w:val="006856DA"/>
    <w:rsid w:val="00686052"/>
    <w:rsid w:val="006870B5"/>
    <w:rsid w:val="00687548"/>
    <w:rsid w:val="00691A77"/>
    <w:rsid w:val="00691BFA"/>
    <w:rsid w:val="006922BF"/>
    <w:rsid w:val="00692D4D"/>
    <w:rsid w:val="006930E6"/>
    <w:rsid w:val="00693C99"/>
    <w:rsid w:val="00695B1D"/>
    <w:rsid w:val="006970ED"/>
    <w:rsid w:val="006A07D6"/>
    <w:rsid w:val="006A0C3D"/>
    <w:rsid w:val="006A0D00"/>
    <w:rsid w:val="006A3189"/>
    <w:rsid w:val="006A323F"/>
    <w:rsid w:val="006A36C4"/>
    <w:rsid w:val="006A3EC9"/>
    <w:rsid w:val="006A41D0"/>
    <w:rsid w:val="006A647E"/>
    <w:rsid w:val="006A6733"/>
    <w:rsid w:val="006A7650"/>
    <w:rsid w:val="006A7E24"/>
    <w:rsid w:val="006B0617"/>
    <w:rsid w:val="006B0B1A"/>
    <w:rsid w:val="006B2C8E"/>
    <w:rsid w:val="006B30D0"/>
    <w:rsid w:val="006B45AC"/>
    <w:rsid w:val="006C032C"/>
    <w:rsid w:val="006C03A0"/>
    <w:rsid w:val="006C1C64"/>
    <w:rsid w:val="006C3D95"/>
    <w:rsid w:val="006C5833"/>
    <w:rsid w:val="006C5A00"/>
    <w:rsid w:val="006C6272"/>
    <w:rsid w:val="006C754D"/>
    <w:rsid w:val="006C77F9"/>
    <w:rsid w:val="006C7CFD"/>
    <w:rsid w:val="006C7E23"/>
    <w:rsid w:val="006D279C"/>
    <w:rsid w:val="006D5632"/>
    <w:rsid w:val="006D5F3E"/>
    <w:rsid w:val="006D61DB"/>
    <w:rsid w:val="006D68D2"/>
    <w:rsid w:val="006D6BDD"/>
    <w:rsid w:val="006D7E0C"/>
    <w:rsid w:val="006E0575"/>
    <w:rsid w:val="006E086F"/>
    <w:rsid w:val="006E23E1"/>
    <w:rsid w:val="006E25E1"/>
    <w:rsid w:val="006E3846"/>
    <w:rsid w:val="006E42CA"/>
    <w:rsid w:val="006E5025"/>
    <w:rsid w:val="006E5A4A"/>
    <w:rsid w:val="006E5C86"/>
    <w:rsid w:val="006E608C"/>
    <w:rsid w:val="006E61F8"/>
    <w:rsid w:val="006E70B3"/>
    <w:rsid w:val="006F0479"/>
    <w:rsid w:val="006F1972"/>
    <w:rsid w:val="006F1E74"/>
    <w:rsid w:val="006F36A5"/>
    <w:rsid w:val="006F5CA8"/>
    <w:rsid w:val="006F653D"/>
    <w:rsid w:val="006F7BCD"/>
    <w:rsid w:val="00701116"/>
    <w:rsid w:val="00701320"/>
    <w:rsid w:val="00702DA5"/>
    <w:rsid w:val="00703B7A"/>
    <w:rsid w:val="00704518"/>
    <w:rsid w:val="00704BE0"/>
    <w:rsid w:val="00704F64"/>
    <w:rsid w:val="00705190"/>
    <w:rsid w:val="007066CD"/>
    <w:rsid w:val="007073CB"/>
    <w:rsid w:val="00707FF3"/>
    <w:rsid w:val="00710019"/>
    <w:rsid w:val="00710BB7"/>
    <w:rsid w:val="00710CF6"/>
    <w:rsid w:val="0071150E"/>
    <w:rsid w:val="00712058"/>
    <w:rsid w:val="00713BFE"/>
    <w:rsid w:val="00713C44"/>
    <w:rsid w:val="00714BF6"/>
    <w:rsid w:val="00715C2E"/>
    <w:rsid w:val="00715C35"/>
    <w:rsid w:val="00716178"/>
    <w:rsid w:val="00716705"/>
    <w:rsid w:val="00717047"/>
    <w:rsid w:val="007170B3"/>
    <w:rsid w:val="00717669"/>
    <w:rsid w:val="00717992"/>
    <w:rsid w:val="0072003D"/>
    <w:rsid w:val="00720066"/>
    <w:rsid w:val="0072028E"/>
    <w:rsid w:val="0072090C"/>
    <w:rsid w:val="0072335A"/>
    <w:rsid w:val="007255A7"/>
    <w:rsid w:val="00725A49"/>
    <w:rsid w:val="007263C7"/>
    <w:rsid w:val="007277B8"/>
    <w:rsid w:val="00727CE9"/>
    <w:rsid w:val="00730275"/>
    <w:rsid w:val="0073153E"/>
    <w:rsid w:val="00731961"/>
    <w:rsid w:val="00732DE6"/>
    <w:rsid w:val="00732F10"/>
    <w:rsid w:val="007331DA"/>
    <w:rsid w:val="00734273"/>
    <w:rsid w:val="007343E8"/>
    <w:rsid w:val="00734496"/>
    <w:rsid w:val="00734A5B"/>
    <w:rsid w:val="007359B9"/>
    <w:rsid w:val="00735A83"/>
    <w:rsid w:val="00735AB3"/>
    <w:rsid w:val="0074026F"/>
    <w:rsid w:val="00742275"/>
    <w:rsid w:val="007423EA"/>
    <w:rsid w:val="007429F6"/>
    <w:rsid w:val="00743EB7"/>
    <w:rsid w:val="007448EE"/>
    <w:rsid w:val="00744E76"/>
    <w:rsid w:val="0074515C"/>
    <w:rsid w:val="007454F5"/>
    <w:rsid w:val="007458DB"/>
    <w:rsid w:val="007459CA"/>
    <w:rsid w:val="00746325"/>
    <w:rsid w:val="0074711C"/>
    <w:rsid w:val="00747E10"/>
    <w:rsid w:val="007501C0"/>
    <w:rsid w:val="007505B8"/>
    <w:rsid w:val="00750A71"/>
    <w:rsid w:val="0075273A"/>
    <w:rsid w:val="0075293E"/>
    <w:rsid w:val="00752CE8"/>
    <w:rsid w:val="007539AF"/>
    <w:rsid w:val="00753A5E"/>
    <w:rsid w:val="00753BE0"/>
    <w:rsid w:val="00754595"/>
    <w:rsid w:val="007547FD"/>
    <w:rsid w:val="00755242"/>
    <w:rsid w:val="007553C0"/>
    <w:rsid w:val="007569CB"/>
    <w:rsid w:val="00756A96"/>
    <w:rsid w:val="00756CE4"/>
    <w:rsid w:val="00756F2A"/>
    <w:rsid w:val="007610CD"/>
    <w:rsid w:val="0076312F"/>
    <w:rsid w:val="00763F83"/>
    <w:rsid w:val="007653FF"/>
    <w:rsid w:val="00767BE6"/>
    <w:rsid w:val="00771127"/>
    <w:rsid w:val="00771517"/>
    <w:rsid w:val="007717EA"/>
    <w:rsid w:val="007732D4"/>
    <w:rsid w:val="00774065"/>
    <w:rsid w:val="00774DA4"/>
    <w:rsid w:val="00774DCB"/>
    <w:rsid w:val="007751B0"/>
    <w:rsid w:val="00775CB3"/>
    <w:rsid w:val="0077681C"/>
    <w:rsid w:val="00777AAF"/>
    <w:rsid w:val="00781F0F"/>
    <w:rsid w:val="007826D8"/>
    <w:rsid w:val="00782F6C"/>
    <w:rsid w:val="007837FF"/>
    <w:rsid w:val="00783D0E"/>
    <w:rsid w:val="007844BC"/>
    <w:rsid w:val="00785AFF"/>
    <w:rsid w:val="00792166"/>
    <w:rsid w:val="00792AE8"/>
    <w:rsid w:val="00792F6E"/>
    <w:rsid w:val="0079386E"/>
    <w:rsid w:val="00795563"/>
    <w:rsid w:val="00796090"/>
    <w:rsid w:val="00797D27"/>
    <w:rsid w:val="007A0A2E"/>
    <w:rsid w:val="007A1768"/>
    <w:rsid w:val="007A18EA"/>
    <w:rsid w:val="007A2313"/>
    <w:rsid w:val="007B14D6"/>
    <w:rsid w:val="007B182E"/>
    <w:rsid w:val="007B43F1"/>
    <w:rsid w:val="007B4683"/>
    <w:rsid w:val="007B5747"/>
    <w:rsid w:val="007B595F"/>
    <w:rsid w:val="007B600E"/>
    <w:rsid w:val="007B64F9"/>
    <w:rsid w:val="007B65CD"/>
    <w:rsid w:val="007B69C7"/>
    <w:rsid w:val="007B7933"/>
    <w:rsid w:val="007B7E14"/>
    <w:rsid w:val="007C101F"/>
    <w:rsid w:val="007C34ED"/>
    <w:rsid w:val="007C4FBA"/>
    <w:rsid w:val="007C55E9"/>
    <w:rsid w:val="007C62E9"/>
    <w:rsid w:val="007C719A"/>
    <w:rsid w:val="007C7451"/>
    <w:rsid w:val="007D05C6"/>
    <w:rsid w:val="007D0754"/>
    <w:rsid w:val="007D1F4A"/>
    <w:rsid w:val="007D2B49"/>
    <w:rsid w:val="007D3E0F"/>
    <w:rsid w:val="007D40D8"/>
    <w:rsid w:val="007D53F7"/>
    <w:rsid w:val="007D5496"/>
    <w:rsid w:val="007D6CF5"/>
    <w:rsid w:val="007D7240"/>
    <w:rsid w:val="007D770D"/>
    <w:rsid w:val="007E2187"/>
    <w:rsid w:val="007E2236"/>
    <w:rsid w:val="007E3C80"/>
    <w:rsid w:val="007E4402"/>
    <w:rsid w:val="007E7A30"/>
    <w:rsid w:val="007F0F4A"/>
    <w:rsid w:val="007F1BF0"/>
    <w:rsid w:val="007F2078"/>
    <w:rsid w:val="007F24A4"/>
    <w:rsid w:val="007F282B"/>
    <w:rsid w:val="007F320A"/>
    <w:rsid w:val="007F3DE8"/>
    <w:rsid w:val="007F40CF"/>
    <w:rsid w:val="007F58C7"/>
    <w:rsid w:val="007F60F3"/>
    <w:rsid w:val="007F7761"/>
    <w:rsid w:val="0080004E"/>
    <w:rsid w:val="008017C7"/>
    <w:rsid w:val="008028A4"/>
    <w:rsid w:val="008033E6"/>
    <w:rsid w:val="008044F3"/>
    <w:rsid w:val="008045F3"/>
    <w:rsid w:val="0080463A"/>
    <w:rsid w:val="00804917"/>
    <w:rsid w:val="00805548"/>
    <w:rsid w:val="008067D1"/>
    <w:rsid w:val="00810056"/>
    <w:rsid w:val="00810CEE"/>
    <w:rsid w:val="00810FAA"/>
    <w:rsid w:val="00811B81"/>
    <w:rsid w:val="008127BD"/>
    <w:rsid w:val="00814212"/>
    <w:rsid w:val="008148F2"/>
    <w:rsid w:val="0081657D"/>
    <w:rsid w:val="00816A4A"/>
    <w:rsid w:val="00816BCF"/>
    <w:rsid w:val="00816C34"/>
    <w:rsid w:val="008201DC"/>
    <w:rsid w:val="008203DF"/>
    <w:rsid w:val="00822409"/>
    <w:rsid w:val="0082265E"/>
    <w:rsid w:val="0082520B"/>
    <w:rsid w:val="00826866"/>
    <w:rsid w:val="00827018"/>
    <w:rsid w:val="00827EC7"/>
    <w:rsid w:val="00830747"/>
    <w:rsid w:val="008308DA"/>
    <w:rsid w:val="00830AC7"/>
    <w:rsid w:val="008324C2"/>
    <w:rsid w:val="0083593E"/>
    <w:rsid w:val="00840DD9"/>
    <w:rsid w:val="00842741"/>
    <w:rsid w:val="008427FE"/>
    <w:rsid w:val="00845CBA"/>
    <w:rsid w:val="00847A01"/>
    <w:rsid w:val="00847E30"/>
    <w:rsid w:val="00850FE6"/>
    <w:rsid w:val="00852DB7"/>
    <w:rsid w:val="008537D0"/>
    <w:rsid w:val="00854270"/>
    <w:rsid w:val="00854EAB"/>
    <w:rsid w:val="008559B6"/>
    <w:rsid w:val="008560B1"/>
    <w:rsid w:val="00856C40"/>
    <w:rsid w:val="00856EFA"/>
    <w:rsid w:val="0086095C"/>
    <w:rsid w:val="0086434B"/>
    <w:rsid w:val="008654B1"/>
    <w:rsid w:val="00866C96"/>
    <w:rsid w:val="008679D4"/>
    <w:rsid w:val="0087231C"/>
    <w:rsid w:val="0087383F"/>
    <w:rsid w:val="00874B5B"/>
    <w:rsid w:val="00875677"/>
    <w:rsid w:val="00875D95"/>
    <w:rsid w:val="008768CA"/>
    <w:rsid w:val="00880D47"/>
    <w:rsid w:val="008834C3"/>
    <w:rsid w:val="00883680"/>
    <w:rsid w:val="00883747"/>
    <w:rsid w:val="00883864"/>
    <w:rsid w:val="0088440F"/>
    <w:rsid w:val="00885DA3"/>
    <w:rsid w:val="00886661"/>
    <w:rsid w:val="00886D57"/>
    <w:rsid w:val="00887DDC"/>
    <w:rsid w:val="008910F6"/>
    <w:rsid w:val="00891207"/>
    <w:rsid w:val="00891541"/>
    <w:rsid w:val="00893DD5"/>
    <w:rsid w:val="008942C4"/>
    <w:rsid w:val="00894D0C"/>
    <w:rsid w:val="00894F08"/>
    <w:rsid w:val="008953DB"/>
    <w:rsid w:val="008969A6"/>
    <w:rsid w:val="00897063"/>
    <w:rsid w:val="008A0F60"/>
    <w:rsid w:val="008A1365"/>
    <w:rsid w:val="008A340D"/>
    <w:rsid w:val="008A516A"/>
    <w:rsid w:val="008A698A"/>
    <w:rsid w:val="008A7465"/>
    <w:rsid w:val="008A761A"/>
    <w:rsid w:val="008B00ED"/>
    <w:rsid w:val="008B02FF"/>
    <w:rsid w:val="008B0E81"/>
    <w:rsid w:val="008B2302"/>
    <w:rsid w:val="008B2DFF"/>
    <w:rsid w:val="008B3446"/>
    <w:rsid w:val="008B6334"/>
    <w:rsid w:val="008B66CD"/>
    <w:rsid w:val="008B70CD"/>
    <w:rsid w:val="008C2DFB"/>
    <w:rsid w:val="008C3329"/>
    <w:rsid w:val="008C384C"/>
    <w:rsid w:val="008C6450"/>
    <w:rsid w:val="008C651D"/>
    <w:rsid w:val="008D073D"/>
    <w:rsid w:val="008D12FE"/>
    <w:rsid w:val="008D1802"/>
    <w:rsid w:val="008D21AA"/>
    <w:rsid w:val="008D2EBE"/>
    <w:rsid w:val="008D6A58"/>
    <w:rsid w:val="008D782A"/>
    <w:rsid w:val="008E23DD"/>
    <w:rsid w:val="008E3148"/>
    <w:rsid w:val="008E323E"/>
    <w:rsid w:val="008E4103"/>
    <w:rsid w:val="008E467A"/>
    <w:rsid w:val="008E71E8"/>
    <w:rsid w:val="008F08A9"/>
    <w:rsid w:val="008F1ABC"/>
    <w:rsid w:val="008F25D4"/>
    <w:rsid w:val="008F368A"/>
    <w:rsid w:val="008F4A33"/>
    <w:rsid w:val="008F5B47"/>
    <w:rsid w:val="008F60F1"/>
    <w:rsid w:val="008F68CB"/>
    <w:rsid w:val="008F715A"/>
    <w:rsid w:val="008F723C"/>
    <w:rsid w:val="008F7DD1"/>
    <w:rsid w:val="008F7FDD"/>
    <w:rsid w:val="00900001"/>
    <w:rsid w:val="00900BF5"/>
    <w:rsid w:val="0090271F"/>
    <w:rsid w:val="00902E23"/>
    <w:rsid w:val="009044EF"/>
    <w:rsid w:val="00905468"/>
    <w:rsid w:val="00905848"/>
    <w:rsid w:val="00906149"/>
    <w:rsid w:val="009062F6"/>
    <w:rsid w:val="00906874"/>
    <w:rsid w:val="00906BFE"/>
    <w:rsid w:val="00910258"/>
    <w:rsid w:val="00910524"/>
    <w:rsid w:val="009114D7"/>
    <w:rsid w:val="0091348E"/>
    <w:rsid w:val="009134F0"/>
    <w:rsid w:val="00914D76"/>
    <w:rsid w:val="009163F9"/>
    <w:rsid w:val="009164E7"/>
    <w:rsid w:val="00916C22"/>
    <w:rsid w:val="00916F98"/>
    <w:rsid w:val="00917CCB"/>
    <w:rsid w:val="00920C06"/>
    <w:rsid w:val="0092363E"/>
    <w:rsid w:val="0092398C"/>
    <w:rsid w:val="009239DA"/>
    <w:rsid w:val="0092482D"/>
    <w:rsid w:val="00924BE7"/>
    <w:rsid w:val="00924DFD"/>
    <w:rsid w:val="00930B7B"/>
    <w:rsid w:val="00931C37"/>
    <w:rsid w:val="009322A5"/>
    <w:rsid w:val="0093300F"/>
    <w:rsid w:val="00934DEC"/>
    <w:rsid w:val="009356CC"/>
    <w:rsid w:val="00935D3F"/>
    <w:rsid w:val="009374DB"/>
    <w:rsid w:val="00940221"/>
    <w:rsid w:val="009404D5"/>
    <w:rsid w:val="00940933"/>
    <w:rsid w:val="00941C19"/>
    <w:rsid w:val="0094216E"/>
    <w:rsid w:val="00942BE7"/>
    <w:rsid w:val="00942EC2"/>
    <w:rsid w:val="0094361E"/>
    <w:rsid w:val="0094372E"/>
    <w:rsid w:val="00944E51"/>
    <w:rsid w:val="00946C59"/>
    <w:rsid w:val="009473D3"/>
    <w:rsid w:val="009474D3"/>
    <w:rsid w:val="00950435"/>
    <w:rsid w:val="009507F1"/>
    <w:rsid w:val="00950C0B"/>
    <w:rsid w:val="0095277E"/>
    <w:rsid w:val="00953C76"/>
    <w:rsid w:val="00953E8F"/>
    <w:rsid w:val="0095520E"/>
    <w:rsid w:val="0095521F"/>
    <w:rsid w:val="009570F5"/>
    <w:rsid w:val="009600C3"/>
    <w:rsid w:val="009629A1"/>
    <w:rsid w:val="00962B42"/>
    <w:rsid w:val="00962F67"/>
    <w:rsid w:val="009630B2"/>
    <w:rsid w:val="00963438"/>
    <w:rsid w:val="0096687C"/>
    <w:rsid w:val="00970E1E"/>
    <w:rsid w:val="00971D98"/>
    <w:rsid w:val="00972D42"/>
    <w:rsid w:val="00973AA0"/>
    <w:rsid w:val="00973C62"/>
    <w:rsid w:val="00973F88"/>
    <w:rsid w:val="0097476C"/>
    <w:rsid w:val="00974B82"/>
    <w:rsid w:val="00975044"/>
    <w:rsid w:val="0097634B"/>
    <w:rsid w:val="00976E29"/>
    <w:rsid w:val="00980A7E"/>
    <w:rsid w:val="0098270A"/>
    <w:rsid w:val="00982C28"/>
    <w:rsid w:val="009855EE"/>
    <w:rsid w:val="009868D7"/>
    <w:rsid w:val="009914C6"/>
    <w:rsid w:val="00991745"/>
    <w:rsid w:val="0099349A"/>
    <w:rsid w:val="009934B9"/>
    <w:rsid w:val="009937F6"/>
    <w:rsid w:val="00993899"/>
    <w:rsid w:val="00993CF2"/>
    <w:rsid w:val="00995122"/>
    <w:rsid w:val="00996412"/>
    <w:rsid w:val="0099739A"/>
    <w:rsid w:val="009A021C"/>
    <w:rsid w:val="009A049C"/>
    <w:rsid w:val="009A0572"/>
    <w:rsid w:val="009A0F0A"/>
    <w:rsid w:val="009A2440"/>
    <w:rsid w:val="009A29F2"/>
    <w:rsid w:val="009A6FC1"/>
    <w:rsid w:val="009A7378"/>
    <w:rsid w:val="009A7779"/>
    <w:rsid w:val="009B16ED"/>
    <w:rsid w:val="009B1723"/>
    <w:rsid w:val="009B38DC"/>
    <w:rsid w:val="009B4096"/>
    <w:rsid w:val="009B4CF4"/>
    <w:rsid w:val="009C03AD"/>
    <w:rsid w:val="009C08CD"/>
    <w:rsid w:val="009C1084"/>
    <w:rsid w:val="009C1AAE"/>
    <w:rsid w:val="009C237F"/>
    <w:rsid w:val="009C2AC9"/>
    <w:rsid w:val="009C4872"/>
    <w:rsid w:val="009C57A1"/>
    <w:rsid w:val="009C5D34"/>
    <w:rsid w:val="009C6001"/>
    <w:rsid w:val="009C6330"/>
    <w:rsid w:val="009C6B1F"/>
    <w:rsid w:val="009C6EAF"/>
    <w:rsid w:val="009D284C"/>
    <w:rsid w:val="009D3297"/>
    <w:rsid w:val="009D40AB"/>
    <w:rsid w:val="009D45EB"/>
    <w:rsid w:val="009D63A7"/>
    <w:rsid w:val="009D66CC"/>
    <w:rsid w:val="009E01B8"/>
    <w:rsid w:val="009E1BC3"/>
    <w:rsid w:val="009E2A81"/>
    <w:rsid w:val="009E3D3A"/>
    <w:rsid w:val="009E4511"/>
    <w:rsid w:val="009E4BE7"/>
    <w:rsid w:val="009E6196"/>
    <w:rsid w:val="009E685B"/>
    <w:rsid w:val="009E68F0"/>
    <w:rsid w:val="009E6CD8"/>
    <w:rsid w:val="009E794E"/>
    <w:rsid w:val="009E7D06"/>
    <w:rsid w:val="009F048C"/>
    <w:rsid w:val="009F0AF9"/>
    <w:rsid w:val="009F1196"/>
    <w:rsid w:val="009F2499"/>
    <w:rsid w:val="009F35FC"/>
    <w:rsid w:val="009F37B7"/>
    <w:rsid w:val="009F4C3B"/>
    <w:rsid w:val="009F4E3E"/>
    <w:rsid w:val="009F4FC2"/>
    <w:rsid w:val="009F6E19"/>
    <w:rsid w:val="00A00A4B"/>
    <w:rsid w:val="00A0286D"/>
    <w:rsid w:val="00A02DB0"/>
    <w:rsid w:val="00A02DDA"/>
    <w:rsid w:val="00A032C8"/>
    <w:rsid w:val="00A04469"/>
    <w:rsid w:val="00A0518B"/>
    <w:rsid w:val="00A07965"/>
    <w:rsid w:val="00A07A2A"/>
    <w:rsid w:val="00A07EB1"/>
    <w:rsid w:val="00A102A6"/>
    <w:rsid w:val="00A10F02"/>
    <w:rsid w:val="00A113A9"/>
    <w:rsid w:val="00A11857"/>
    <w:rsid w:val="00A12533"/>
    <w:rsid w:val="00A13B9D"/>
    <w:rsid w:val="00A145AD"/>
    <w:rsid w:val="00A15069"/>
    <w:rsid w:val="00A15B2F"/>
    <w:rsid w:val="00A1649D"/>
    <w:rsid w:val="00A164B4"/>
    <w:rsid w:val="00A24369"/>
    <w:rsid w:val="00A257C0"/>
    <w:rsid w:val="00A25BEE"/>
    <w:rsid w:val="00A268BA"/>
    <w:rsid w:val="00A26956"/>
    <w:rsid w:val="00A26BA7"/>
    <w:rsid w:val="00A2707D"/>
    <w:rsid w:val="00A27316"/>
    <w:rsid w:val="00A2742B"/>
    <w:rsid w:val="00A27486"/>
    <w:rsid w:val="00A32C51"/>
    <w:rsid w:val="00A3548A"/>
    <w:rsid w:val="00A36836"/>
    <w:rsid w:val="00A36FC8"/>
    <w:rsid w:val="00A376B3"/>
    <w:rsid w:val="00A37C52"/>
    <w:rsid w:val="00A40C7B"/>
    <w:rsid w:val="00A4245D"/>
    <w:rsid w:val="00A46B6B"/>
    <w:rsid w:val="00A51664"/>
    <w:rsid w:val="00A524BB"/>
    <w:rsid w:val="00A52510"/>
    <w:rsid w:val="00A53724"/>
    <w:rsid w:val="00A53CA8"/>
    <w:rsid w:val="00A54DA5"/>
    <w:rsid w:val="00A55ADA"/>
    <w:rsid w:val="00A56066"/>
    <w:rsid w:val="00A562F5"/>
    <w:rsid w:val="00A563F5"/>
    <w:rsid w:val="00A570C6"/>
    <w:rsid w:val="00A57553"/>
    <w:rsid w:val="00A60758"/>
    <w:rsid w:val="00A615A0"/>
    <w:rsid w:val="00A61B26"/>
    <w:rsid w:val="00A62749"/>
    <w:rsid w:val="00A64791"/>
    <w:rsid w:val="00A65532"/>
    <w:rsid w:val="00A660BE"/>
    <w:rsid w:val="00A6636C"/>
    <w:rsid w:val="00A71F63"/>
    <w:rsid w:val="00A7262B"/>
    <w:rsid w:val="00A73129"/>
    <w:rsid w:val="00A7353B"/>
    <w:rsid w:val="00A7377E"/>
    <w:rsid w:val="00A73A85"/>
    <w:rsid w:val="00A74411"/>
    <w:rsid w:val="00A7442C"/>
    <w:rsid w:val="00A74928"/>
    <w:rsid w:val="00A75A5B"/>
    <w:rsid w:val="00A7610A"/>
    <w:rsid w:val="00A76C8E"/>
    <w:rsid w:val="00A7704A"/>
    <w:rsid w:val="00A777E8"/>
    <w:rsid w:val="00A77A1D"/>
    <w:rsid w:val="00A82346"/>
    <w:rsid w:val="00A84C9F"/>
    <w:rsid w:val="00A85815"/>
    <w:rsid w:val="00A85AFB"/>
    <w:rsid w:val="00A85B42"/>
    <w:rsid w:val="00A87A1D"/>
    <w:rsid w:val="00A87D8D"/>
    <w:rsid w:val="00A9055C"/>
    <w:rsid w:val="00A9091A"/>
    <w:rsid w:val="00A90A28"/>
    <w:rsid w:val="00A92BA1"/>
    <w:rsid w:val="00A9335B"/>
    <w:rsid w:val="00A9380E"/>
    <w:rsid w:val="00A940C6"/>
    <w:rsid w:val="00A94CC6"/>
    <w:rsid w:val="00A9584A"/>
    <w:rsid w:val="00A95C7C"/>
    <w:rsid w:val="00A95CD6"/>
    <w:rsid w:val="00A95D9D"/>
    <w:rsid w:val="00A9612F"/>
    <w:rsid w:val="00AA02A8"/>
    <w:rsid w:val="00AA1453"/>
    <w:rsid w:val="00AA159E"/>
    <w:rsid w:val="00AA1AB1"/>
    <w:rsid w:val="00AA1B5E"/>
    <w:rsid w:val="00AA3A50"/>
    <w:rsid w:val="00AA4430"/>
    <w:rsid w:val="00AA5FCD"/>
    <w:rsid w:val="00AA6029"/>
    <w:rsid w:val="00AB011E"/>
    <w:rsid w:val="00AB1BDF"/>
    <w:rsid w:val="00AB2217"/>
    <w:rsid w:val="00AB3444"/>
    <w:rsid w:val="00AB5585"/>
    <w:rsid w:val="00AB5913"/>
    <w:rsid w:val="00AC0B0B"/>
    <w:rsid w:val="00AC1400"/>
    <w:rsid w:val="00AC27E9"/>
    <w:rsid w:val="00AC47FA"/>
    <w:rsid w:val="00AC51B9"/>
    <w:rsid w:val="00AC64DD"/>
    <w:rsid w:val="00AC6BC6"/>
    <w:rsid w:val="00AC6CCA"/>
    <w:rsid w:val="00AD072A"/>
    <w:rsid w:val="00AD0C22"/>
    <w:rsid w:val="00AD27D0"/>
    <w:rsid w:val="00AD2A4F"/>
    <w:rsid w:val="00AD3135"/>
    <w:rsid w:val="00AD5841"/>
    <w:rsid w:val="00AD5A81"/>
    <w:rsid w:val="00AD6AA2"/>
    <w:rsid w:val="00AD7CB5"/>
    <w:rsid w:val="00AD7D35"/>
    <w:rsid w:val="00AE03CB"/>
    <w:rsid w:val="00AE25AB"/>
    <w:rsid w:val="00AE365D"/>
    <w:rsid w:val="00AE41A4"/>
    <w:rsid w:val="00AE4D72"/>
    <w:rsid w:val="00AE5884"/>
    <w:rsid w:val="00AE5E92"/>
    <w:rsid w:val="00AE5FF4"/>
    <w:rsid w:val="00AE65E2"/>
    <w:rsid w:val="00AE7059"/>
    <w:rsid w:val="00AE7330"/>
    <w:rsid w:val="00AF17B2"/>
    <w:rsid w:val="00AF1B9B"/>
    <w:rsid w:val="00AF2138"/>
    <w:rsid w:val="00AF2293"/>
    <w:rsid w:val="00AF2A5D"/>
    <w:rsid w:val="00AF4541"/>
    <w:rsid w:val="00AF4BB7"/>
    <w:rsid w:val="00AF5267"/>
    <w:rsid w:val="00B00977"/>
    <w:rsid w:val="00B0141D"/>
    <w:rsid w:val="00B01BA5"/>
    <w:rsid w:val="00B01FAD"/>
    <w:rsid w:val="00B02056"/>
    <w:rsid w:val="00B03F9D"/>
    <w:rsid w:val="00B050FF"/>
    <w:rsid w:val="00B05D61"/>
    <w:rsid w:val="00B07D2E"/>
    <w:rsid w:val="00B11385"/>
    <w:rsid w:val="00B12D98"/>
    <w:rsid w:val="00B13242"/>
    <w:rsid w:val="00B14A6A"/>
    <w:rsid w:val="00B15449"/>
    <w:rsid w:val="00B15C46"/>
    <w:rsid w:val="00B1666C"/>
    <w:rsid w:val="00B16F60"/>
    <w:rsid w:val="00B172F7"/>
    <w:rsid w:val="00B208D7"/>
    <w:rsid w:val="00B21A8A"/>
    <w:rsid w:val="00B22764"/>
    <w:rsid w:val="00B22CEA"/>
    <w:rsid w:val="00B23220"/>
    <w:rsid w:val="00B235EB"/>
    <w:rsid w:val="00B237E7"/>
    <w:rsid w:val="00B24020"/>
    <w:rsid w:val="00B2429C"/>
    <w:rsid w:val="00B27D0D"/>
    <w:rsid w:val="00B305DB"/>
    <w:rsid w:val="00B314F3"/>
    <w:rsid w:val="00B31D7C"/>
    <w:rsid w:val="00B325A4"/>
    <w:rsid w:val="00B33184"/>
    <w:rsid w:val="00B348DF"/>
    <w:rsid w:val="00B35054"/>
    <w:rsid w:val="00B3584D"/>
    <w:rsid w:val="00B372FB"/>
    <w:rsid w:val="00B40986"/>
    <w:rsid w:val="00B4124F"/>
    <w:rsid w:val="00B41D58"/>
    <w:rsid w:val="00B4396D"/>
    <w:rsid w:val="00B45713"/>
    <w:rsid w:val="00B46457"/>
    <w:rsid w:val="00B46F00"/>
    <w:rsid w:val="00B506E4"/>
    <w:rsid w:val="00B52079"/>
    <w:rsid w:val="00B52A6D"/>
    <w:rsid w:val="00B536C6"/>
    <w:rsid w:val="00B53ABD"/>
    <w:rsid w:val="00B553BE"/>
    <w:rsid w:val="00B5658E"/>
    <w:rsid w:val="00B571EA"/>
    <w:rsid w:val="00B577E0"/>
    <w:rsid w:val="00B6031A"/>
    <w:rsid w:val="00B608F1"/>
    <w:rsid w:val="00B62845"/>
    <w:rsid w:val="00B63F75"/>
    <w:rsid w:val="00B640F8"/>
    <w:rsid w:val="00B64541"/>
    <w:rsid w:val="00B67B92"/>
    <w:rsid w:val="00B702CE"/>
    <w:rsid w:val="00B70392"/>
    <w:rsid w:val="00B70A82"/>
    <w:rsid w:val="00B7141E"/>
    <w:rsid w:val="00B71F21"/>
    <w:rsid w:val="00B72211"/>
    <w:rsid w:val="00B734E3"/>
    <w:rsid w:val="00B736FA"/>
    <w:rsid w:val="00B74291"/>
    <w:rsid w:val="00B746BD"/>
    <w:rsid w:val="00B74C89"/>
    <w:rsid w:val="00B752FF"/>
    <w:rsid w:val="00B759E2"/>
    <w:rsid w:val="00B75FE2"/>
    <w:rsid w:val="00B76E2E"/>
    <w:rsid w:val="00B80CF4"/>
    <w:rsid w:val="00B81241"/>
    <w:rsid w:val="00B814C5"/>
    <w:rsid w:val="00B81D06"/>
    <w:rsid w:val="00B81F89"/>
    <w:rsid w:val="00B823CA"/>
    <w:rsid w:val="00B82E3B"/>
    <w:rsid w:val="00B83DEA"/>
    <w:rsid w:val="00B8415D"/>
    <w:rsid w:val="00B8633C"/>
    <w:rsid w:val="00B90B77"/>
    <w:rsid w:val="00B92432"/>
    <w:rsid w:val="00B9294E"/>
    <w:rsid w:val="00B93086"/>
    <w:rsid w:val="00B94C21"/>
    <w:rsid w:val="00B96F6D"/>
    <w:rsid w:val="00BA11CB"/>
    <w:rsid w:val="00BA19ED"/>
    <w:rsid w:val="00BA321D"/>
    <w:rsid w:val="00BA4B8D"/>
    <w:rsid w:val="00BA5084"/>
    <w:rsid w:val="00BA6256"/>
    <w:rsid w:val="00BA6E01"/>
    <w:rsid w:val="00BA7022"/>
    <w:rsid w:val="00BA7ECD"/>
    <w:rsid w:val="00BA7F77"/>
    <w:rsid w:val="00BB0AA3"/>
    <w:rsid w:val="00BB22EA"/>
    <w:rsid w:val="00BB26AC"/>
    <w:rsid w:val="00BB2703"/>
    <w:rsid w:val="00BB4658"/>
    <w:rsid w:val="00BB543A"/>
    <w:rsid w:val="00BB5701"/>
    <w:rsid w:val="00BB72CB"/>
    <w:rsid w:val="00BB7323"/>
    <w:rsid w:val="00BB7577"/>
    <w:rsid w:val="00BB75FE"/>
    <w:rsid w:val="00BC0F7D"/>
    <w:rsid w:val="00BC1894"/>
    <w:rsid w:val="00BC1CD7"/>
    <w:rsid w:val="00BC2999"/>
    <w:rsid w:val="00BC41D8"/>
    <w:rsid w:val="00BC5379"/>
    <w:rsid w:val="00BD075F"/>
    <w:rsid w:val="00BD3F77"/>
    <w:rsid w:val="00BD4058"/>
    <w:rsid w:val="00BD5279"/>
    <w:rsid w:val="00BD6EDE"/>
    <w:rsid w:val="00BD7204"/>
    <w:rsid w:val="00BD733C"/>
    <w:rsid w:val="00BD7D31"/>
    <w:rsid w:val="00BE259A"/>
    <w:rsid w:val="00BE28C4"/>
    <w:rsid w:val="00BE3255"/>
    <w:rsid w:val="00BE5246"/>
    <w:rsid w:val="00BE597E"/>
    <w:rsid w:val="00BE6027"/>
    <w:rsid w:val="00BE7EAD"/>
    <w:rsid w:val="00BF128E"/>
    <w:rsid w:val="00BF4659"/>
    <w:rsid w:val="00BF5ABC"/>
    <w:rsid w:val="00BF676F"/>
    <w:rsid w:val="00C00E54"/>
    <w:rsid w:val="00C01B0F"/>
    <w:rsid w:val="00C01C79"/>
    <w:rsid w:val="00C027AE"/>
    <w:rsid w:val="00C02A82"/>
    <w:rsid w:val="00C033D4"/>
    <w:rsid w:val="00C04A08"/>
    <w:rsid w:val="00C04A45"/>
    <w:rsid w:val="00C04D6E"/>
    <w:rsid w:val="00C04EF4"/>
    <w:rsid w:val="00C0599E"/>
    <w:rsid w:val="00C05EE5"/>
    <w:rsid w:val="00C05F1F"/>
    <w:rsid w:val="00C06E65"/>
    <w:rsid w:val="00C074DD"/>
    <w:rsid w:val="00C11E22"/>
    <w:rsid w:val="00C12530"/>
    <w:rsid w:val="00C1263D"/>
    <w:rsid w:val="00C13CD6"/>
    <w:rsid w:val="00C142EB"/>
    <w:rsid w:val="00C143B0"/>
    <w:rsid w:val="00C1496A"/>
    <w:rsid w:val="00C158DF"/>
    <w:rsid w:val="00C161E3"/>
    <w:rsid w:val="00C1659C"/>
    <w:rsid w:val="00C173B3"/>
    <w:rsid w:val="00C178AA"/>
    <w:rsid w:val="00C179BE"/>
    <w:rsid w:val="00C17E92"/>
    <w:rsid w:val="00C201AF"/>
    <w:rsid w:val="00C21B5B"/>
    <w:rsid w:val="00C22EA0"/>
    <w:rsid w:val="00C23AB5"/>
    <w:rsid w:val="00C246A9"/>
    <w:rsid w:val="00C25088"/>
    <w:rsid w:val="00C2670F"/>
    <w:rsid w:val="00C267C7"/>
    <w:rsid w:val="00C33079"/>
    <w:rsid w:val="00C3389B"/>
    <w:rsid w:val="00C33DFD"/>
    <w:rsid w:val="00C34422"/>
    <w:rsid w:val="00C3503D"/>
    <w:rsid w:val="00C422A9"/>
    <w:rsid w:val="00C4291C"/>
    <w:rsid w:val="00C42D4B"/>
    <w:rsid w:val="00C43A74"/>
    <w:rsid w:val="00C445FE"/>
    <w:rsid w:val="00C44F59"/>
    <w:rsid w:val="00C45231"/>
    <w:rsid w:val="00C4544A"/>
    <w:rsid w:val="00C455CD"/>
    <w:rsid w:val="00C45B28"/>
    <w:rsid w:val="00C47D5E"/>
    <w:rsid w:val="00C47ED1"/>
    <w:rsid w:val="00C5296C"/>
    <w:rsid w:val="00C52ED4"/>
    <w:rsid w:val="00C5461F"/>
    <w:rsid w:val="00C54803"/>
    <w:rsid w:val="00C54B38"/>
    <w:rsid w:val="00C55DDD"/>
    <w:rsid w:val="00C55F82"/>
    <w:rsid w:val="00C56592"/>
    <w:rsid w:val="00C57ED9"/>
    <w:rsid w:val="00C57F47"/>
    <w:rsid w:val="00C60D34"/>
    <w:rsid w:val="00C60DB5"/>
    <w:rsid w:val="00C6339B"/>
    <w:rsid w:val="00C63C9D"/>
    <w:rsid w:val="00C6446D"/>
    <w:rsid w:val="00C64CBB"/>
    <w:rsid w:val="00C64D76"/>
    <w:rsid w:val="00C67859"/>
    <w:rsid w:val="00C679CF"/>
    <w:rsid w:val="00C711AB"/>
    <w:rsid w:val="00C712BC"/>
    <w:rsid w:val="00C71728"/>
    <w:rsid w:val="00C72833"/>
    <w:rsid w:val="00C733F0"/>
    <w:rsid w:val="00C765C7"/>
    <w:rsid w:val="00C76EC7"/>
    <w:rsid w:val="00C80F1D"/>
    <w:rsid w:val="00C8148C"/>
    <w:rsid w:val="00C81A1E"/>
    <w:rsid w:val="00C83D4B"/>
    <w:rsid w:val="00C849CD"/>
    <w:rsid w:val="00C84E43"/>
    <w:rsid w:val="00C8500C"/>
    <w:rsid w:val="00C85645"/>
    <w:rsid w:val="00C8581A"/>
    <w:rsid w:val="00C86793"/>
    <w:rsid w:val="00C903E8"/>
    <w:rsid w:val="00C90C34"/>
    <w:rsid w:val="00C919DC"/>
    <w:rsid w:val="00C92E9C"/>
    <w:rsid w:val="00C93565"/>
    <w:rsid w:val="00C93F40"/>
    <w:rsid w:val="00C9540A"/>
    <w:rsid w:val="00C95465"/>
    <w:rsid w:val="00CA3D0C"/>
    <w:rsid w:val="00CA3E94"/>
    <w:rsid w:val="00CA6216"/>
    <w:rsid w:val="00CA6ADD"/>
    <w:rsid w:val="00CA794E"/>
    <w:rsid w:val="00CB2395"/>
    <w:rsid w:val="00CB3908"/>
    <w:rsid w:val="00CB3992"/>
    <w:rsid w:val="00CB50EB"/>
    <w:rsid w:val="00CB64D9"/>
    <w:rsid w:val="00CB68E3"/>
    <w:rsid w:val="00CB6D35"/>
    <w:rsid w:val="00CC023B"/>
    <w:rsid w:val="00CC5DA0"/>
    <w:rsid w:val="00CC6EE7"/>
    <w:rsid w:val="00CD045A"/>
    <w:rsid w:val="00CD279C"/>
    <w:rsid w:val="00CD2E6D"/>
    <w:rsid w:val="00CD55FC"/>
    <w:rsid w:val="00CD5925"/>
    <w:rsid w:val="00CD60BC"/>
    <w:rsid w:val="00CD7337"/>
    <w:rsid w:val="00CD7497"/>
    <w:rsid w:val="00CD777F"/>
    <w:rsid w:val="00CD7D33"/>
    <w:rsid w:val="00CE04E9"/>
    <w:rsid w:val="00CE09CA"/>
    <w:rsid w:val="00CE117A"/>
    <w:rsid w:val="00CE2BCE"/>
    <w:rsid w:val="00CE2C94"/>
    <w:rsid w:val="00CE4F4C"/>
    <w:rsid w:val="00CE5AD3"/>
    <w:rsid w:val="00CE60A2"/>
    <w:rsid w:val="00CE638E"/>
    <w:rsid w:val="00CE6564"/>
    <w:rsid w:val="00CE6C33"/>
    <w:rsid w:val="00CE7FBB"/>
    <w:rsid w:val="00CF1401"/>
    <w:rsid w:val="00CF16C5"/>
    <w:rsid w:val="00CF1EF2"/>
    <w:rsid w:val="00CF2B63"/>
    <w:rsid w:val="00CF2E6B"/>
    <w:rsid w:val="00CF35C1"/>
    <w:rsid w:val="00CF4255"/>
    <w:rsid w:val="00CF5085"/>
    <w:rsid w:val="00CF5A32"/>
    <w:rsid w:val="00CF65D1"/>
    <w:rsid w:val="00CF6D09"/>
    <w:rsid w:val="00CF6E4C"/>
    <w:rsid w:val="00CF7AC0"/>
    <w:rsid w:val="00D0023C"/>
    <w:rsid w:val="00D00313"/>
    <w:rsid w:val="00D02121"/>
    <w:rsid w:val="00D0349E"/>
    <w:rsid w:val="00D04433"/>
    <w:rsid w:val="00D05690"/>
    <w:rsid w:val="00D05776"/>
    <w:rsid w:val="00D05B0B"/>
    <w:rsid w:val="00D06181"/>
    <w:rsid w:val="00D0628E"/>
    <w:rsid w:val="00D0722D"/>
    <w:rsid w:val="00D07B84"/>
    <w:rsid w:val="00D11DA7"/>
    <w:rsid w:val="00D14190"/>
    <w:rsid w:val="00D1725A"/>
    <w:rsid w:val="00D17F11"/>
    <w:rsid w:val="00D20053"/>
    <w:rsid w:val="00D2084F"/>
    <w:rsid w:val="00D22235"/>
    <w:rsid w:val="00D22F5E"/>
    <w:rsid w:val="00D23584"/>
    <w:rsid w:val="00D23961"/>
    <w:rsid w:val="00D23DF4"/>
    <w:rsid w:val="00D24236"/>
    <w:rsid w:val="00D273D1"/>
    <w:rsid w:val="00D3032C"/>
    <w:rsid w:val="00D305BB"/>
    <w:rsid w:val="00D30B6B"/>
    <w:rsid w:val="00D33C59"/>
    <w:rsid w:val="00D33F8A"/>
    <w:rsid w:val="00D33F98"/>
    <w:rsid w:val="00D34C90"/>
    <w:rsid w:val="00D364F9"/>
    <w:rsid w:val="00D368CA"/>
    <w:rsid w:val="00D3732E"/>
    <w:rsid w:val="00D37859"/>
    <w:rsid w:val="00D40756"/>
    <w:rsid w:val="00D40902"/>
    <w:rsid w:val="00D40DBB"/>
    <w:rsid w:val="00D41F22"/>
    <w:rsid w:val="00D42044"/>
    <w:rsid w:val="00D4339E"/>
    <w:rsid w:val="00D438A3"/>
    <w:rsid w:val="00D45E7F"/>
    <w:rsid w:val="00D4606B"/>
    <w:rsid w:val="00D47198"/>
    <w:rsid w:val="00D47839"/>
    <w:rsid w:val="00D47F56"/>
    <w:rsid w:val="00D503A3"/>
    <w:rsid w:val="00D51AFF"/>
    <w:rsid w:val="00D54BAD"/>
    <w:rsid w:val="00D55A51"/>
    <w:rsid w:val="00D55D55"/>
    <w:rsid w:val="00D57972"/>
    <w:rsid w:val="00D57EAB"/>
    <w:rsid w:val="00D61163"/>
    <w:rsid w:val="00D61827"/>
    <w:rsid w:val="00D62B17"/>
    <w:rsid w:val="00D62DC7"/>
    <w:rsid w:val="00D648C1"/>
    <w:rsid w:val="00D64CD2"/>
    <w:rsid w:val="00D6509F"/>
    <w:rsid w:val="00D65C25"/>
    <w:rsid w:val="00D65E35"/>
    <w:rsid w:val="00D667EF"/>
    <w:rsid w:val="00D675A9"/>
    <w:rsid w:val="00D72AEB"/>
    <w:rsid w:val="00D73059"/>
    <w:rsid w:val="00D738D6"/>
    <w:rsid w:val="00D755EB"/>
    <w:rsid w:val="00D76048"/>
    <w:rsid w:val="00D76BA7"/>
    <w:rsid w:val="00D773FA"/>
    <w:rsid w:val="00D7766B"/>
    <w:rsid w:val="00D8003D"/>
    <w:rsid w:val="00D81E9B"/>
    <w:rsid w:val="00D83A3C"/>
    <w:rsid w:val="00D855F4"/>
    <w:rsid w:val="00D85A1D"/>
    <w:rsid w:val="00D8611D"/>
    <w:rsid w:val="00D8653F"/>
    <w:rsid w:val="00D86EA1"/>
    <w:rsid w:val="00D87740"/>
    <w:rsid w:val="00D87E00"/>
    <w:rsid w:val="00D91157"/>
    <w:rsid w:val="00D9134D"/>
    <w:rsid w:val="00D9159B"/>
    <w:rsid w:val="00D91791"/>
    <w:rsid w:val="00D91987"/>
    <w:rsid w:val="00D93405"/>
    <w:rsid w:val="00D94548"/>
    <w:rsid w:val="00D94689"/>
    <w:rsid w:val="00D957AF"/>
    <w:rsid w:val="00D96C29"/>
    <w:rsid w:val="00D9752E"/>
    <w:rsid w:val="00DA0529"/>
    <w:rsid w:val="00DA1FA3"/>
    <w:rsid w:val="00DA3970"/>
    <w:rsid w:val="00DA4AF3"/>
    <w:rsid w:val="00DA4B59"/>
    <w:rsid w:val="00DA539D"/>
    <w:rsid w:val="00DA59ED"/>
    <w:rsid w:val="00DA5E34"/>
    <w:rsid w:val="00DA6DD4"/>
    <w:rsid w:val="00DA771D"/>
    <w:rsid w:val="00DA7A03"/>
    <w:rsid w:val="00DA7E6A"/>
    <w:rsid w:val="00DB0F55"/>
    <w:rsid w:val="00DB1818"/>
    <w:rsid w:val="00DB2221"/>
    <w:rsid w:val="00DB475E"/>
    <w:rsid w:val="00DB4F4F"/>
    <w:rsid w:val="00DB69FB"/>
    <w:rsid w:val="00DB6BF9"/>
    <w:rsid w:val="00DB7461"/>
    <w:rsid w:val="00DC10BA"/>
    <w:rsid w:val="00DC18C7"/>
    <w:rsid w:val="00DC215E"/>
    <w:rsid w:val="00DC2CA2"/>
    <w:rsid w:val="00DC309B"/>
    <w:rsid w:val="00DC3312"/>
    <w:rsid w:val="00DC4DA2"/>
    <w:rsid w:val="00DC5130"/>
    <w:rsid w:val="00DC645F"/>
    <w:rsid w:val="00DC65AA"/>
    <w:rsid w:val="00DC670F"/>
    <w:rsid w:val="00DC7017"/>
    <w:rsid w:val="00DC7C56"/>
    <w:rsid w:val="00DD1449"/>
    <w:rsid w:val="00DD316C"/>
    <w:rsid w:val="00DD4C17"/>
    <w:rsid w:val="00DD4EC2"/>
    <w:rsid w:val="00DD5466"/>
    <w:rsid w:val="00DD575E"/>
    <w:rsid w:val="00DD59B9"/>
    <w:rsid w:val="00DD5D11"/>
    <w:rsid w:val="00DD6F15"/>
    <w:rsid w:val="00DD71DF"/>
    <w:rsid w:val="00DD74A5"/>
    <w:rsid w:val="00DD7C1C"/>
    <w:rsid w:val="00DE0503"/>
    <w:rsid w:val="00DE055F"/>
    <w:rsid w:val="00DE0B17"/>
    <w:rsid w:val="00DE0CCA"/>
    <w:rsid w:val="00DE2502"/>
    <w:rsid w:val="00DE2D8B"/>
    <w:rsid w:val="00DE520B"/>
    <w:rsid w:val="00DE5AE8"/>
    <w:rsid w:val="00DF02C6"/>
    <w:rsid w:val="00DF0331"/>
    <w:rsid w:val="00DF221F"/>
    <w:rsid w:val="00DF2B1F"/>
    <w:rsid w:val="00DF42B1"/>
    <w:rsid w:val="00DF44DE"/>
    <w:rsid w:val="00DF5A29"/>
    <w:rsid w:val="00DF62CD"/>
    <w:rsid w:val="00E004B1"/>
    <w:rsid w:val="00E006C3"/>
    <w:rsid w:val="00E0116E"/>
    <w:rsid w:val="00E013E1"/>
    <w:rsid w:val="00E016B6"/>
    <w:rsid w:val="00E04AC8"/>
    <w:rsid w:val="00E06D54"/>
    <w:rsid w:val="00E11335"/>
    <w:rsid w:val="00E1175A"/>
    <w:rsid w:val="00E117D2"/>
    <w:rsid w:val="00E138E3"/>
    <w:rsid w:val="00E14B75"/>
    <w:rsid w:val="00E15655"/>
    <w:rsid w:val="00E16099"/>
    <w:rsid w:val="00E16509"/>
    <w:rsid w:val="00E16D7B"/>
    <w:rsid w:val="00E2037B"/>
    <w:rsid w:val="00E21B40"/>
    <w:rsid w:val="00E22075"/>
    <w:rsid w:val="00E22CFD"/>
    <w:rsid w:val="00E2378E"/>
    <w:rsid w:val="00E237DB"/>
    <w:rsid w:val="00E23D72"/>
    <w:rsid w:val="00E26693"/>
    <w:rsid w:val="00E312BB"/>
    <w:rsid w:val="00E31340"/>
    <w:rsid w:val="00E31A44"/>
    <w:rsid w:val="00E32DE0"/>
    <w:rsid w:val="00E331A1"/>
    <w:rsid w:val="00E33858"/>
    <w:rsid w:val="00E35B79"/>
    <w:rsid w:val="00E36CE4"/>
    <w:rsid w:val="00E403D4"/>
    <w:rsid w:val="00E4102E"/>
    <w:rsid w:val="00E41820"/>
    <w:rsid w:val="00E424FB"/>
    <w:rsid w:val="00E42B59"/>
    <w:rsid w:val="00E42DC6"/>
    <w:rsid w:val="00E4360C"/>
    <w:rsid w:val="00E44582"/>
    <w:rsid w:val="00E4458A"/>
    <w:rsid w:val="00E45683"/>
    <w:rsid w:val="00E45C6D"/>
    <w:rsid w:val="00E47B64"/>
    <w:rsid w:val="00E47F07"/>
    <w:rsid w:val="00E50E11"/>
    <w:rsid w:val="00E5195B"/>
    <w:rsid w:val="00E52F49"/>
    <w:rsid w:val="00E536C9"/>
    <w:rsid w:val="00E53BDC"/>
    <w:rsid w:val="00E5407E"/>
    <w:rsid w:val="00E556DC"/>
    <w:rsid w:val="00E57EEC"/>
    <w:rsid w:val="00E623BA"/>
    <w:rsid w:val="00E6439E"/>
    <w:rsid w:val="00E6467C"/>
    <w:rsid w:val="00E646D2"/>
    <w:rsid w:val="00E64D48"/>
    <w:rsid w:val="00E64FDA"/>
    <w:rsid w:val="00E671B3"/>
    <w:rsid w:val="00E6743D"/>
    <w:rsid w:val="00E67A49"/>
    <w:rsid w:val="00E67ABE"/>
    <w:rsid w:val="00E704AE"/>
    <w:rsid w:val="00E70678"/>
    <w:rsid w:val="00E70AFC"/>
    <w:rsid w:val="00E70E88"/>
    <w:rsid w:val="00E71850"/>
    <w:rsid w:val="00E72B4B"/>
    <w:rsid w:val="00E732C2"/>
    <w:rsid w:val="00E75E2F"/>
    <w:rsid w:val="00E76B9D"/>
    <w:rsid w:val="00E77645"/>
    <w:rsid w:val="00E776A7"/>
    <w:rsid w:val="00E777D7"/>
    <w:rsid w:val="00E77CD7"/>
    <w:rsid w:val="00E80FDC"/>
    <w:rsid w:val="00E834C4"/>
    <w:rsid w:val="00E846C9"/>
    <w:rsid w:val="00E85343"/>
    <w:rsid w:val="00E85649"/>
    <w:rsid w:val="00E8569E"/>
    <w:rsid w:val="00E86BF7"/>
    <w:rsid w:val="00E87181"/>
    <w:rsid w:val="00E87C87"/>
    <w:rsid w:val="00E919C8"/>
    <w:rsid w:val="00E92EB8"/>
    <w:rsid w:val="00E9324C"/>
    <w:rsid w:val="00E93D95"/>
    <w:rsid w:val="00E959A4"/>
    <w:rsid w:val="00E96141"/>
    <w:rsid w:val="00E9659A"/>
    <w:rsid w:val="00E97446"/>
    <w:rsid w:val="00E9781E"/>
    <w:rsid w:val="00EA0A84"/>
    <w:rsid w:val="00EA15B0"/>
    <w:rsid w:val="00EA36E0"/>
    <w:rsid w:val="00EA548F"/>
    <w:rsid w:val="00EA5589"/>
    <w:rsid w:val="00EA5EA7"/>
    <w:rsid w:val="00EA602B"/>
    <w:rsid w:val="00EA603E"/>
    <w:rsid w:val="00EA6478"/>
    <w:rsid w:val="00EA670A"/>
    <w:rsid w:val="00EA6C95"/>
    <w:rsid w:val="00EB0DF7"/>
    <w:rsid w:val="00EB1666"/>
    <w:rsid w:val="00EB223F"/>
    <w:rsid w:val="00EB26E1"/>
    <w:rsid w:val="00EB2D22"/>
    <w:rsid w:val="00EB3D82"/>
    <w:rsid w:val="00EB52DB"/>
    <w:rsid w:val="00EB5A67"/>
    <w:rsid w:val="00EB5F32"/>
    <w:rsid w:val="00EB788A"/>
    <w:rsid w:val="00EB792C"/>
    <w:rsid w:val="00EB7AD5"/>
    <w:rsid w:val="00EC0328"/>
    <w:rsid w:val="00EC0408"/>
    <w:rsid w:val="00EC125F"/>
    <w:rsid w:val="00EC33CE"/>
    <w:rsid w:val="00EC4739"/>
    <w:rsid w:val="00EC492B"/>
    <w:rsid w:val="00EC4A25"/>
    <w:rsid w:val="00EC4D95"/>
    <w:rsid w:val="00EC57BB"/>
    <w:rsid w:val="00EC6018"/>
    <w:rsid w:val="00EC7662"/>
    <w:rsid w:val="00ED11FD"/>
    <w:rsid w:val="00ED1C1E"/>
    <w:rsid w:val="00ED2017"/>
    <w:rsid w:val="00ED2576"/>
    <w:rsid w:val="00ED26AF"/>
    <w:rsid w:val="00ED2955"/>
    <w:rsid w:val="00ED335C"/>
    <w:rsid w:val="00ED3768"/>
    <w:rsid w:val="00ED3E28"/>
    <w:rsid w:val="00ED433A"/>
    <w:rsid w:val="00ED5C7A"/>
    <w:rsid w:val="00ED6C3B"/>
    <w:rsid w:val="00EE47C9"/>
    <w:rsid w:val="00EE511C"/>
    <w:rsid w:val="00EE542A"/>
    <w:rsid w:val="00EE65CE"/>
    <w:rsid w:val="00EE69AF"/>
    <w:rsid w:val="00EE6C70"/>
    <w:rsid w:val="00EF053B"/>
    <w:rsid w:val="00EF0974"/>
    <w:rsid w:val="00EF3605"/>
    <w:rsid w:val="00EF3F69"/>
    <w:rsid w:val="00EF4765"/>
    <w:rsid w:val="00EF581C"/>
    <w:rsid w:val="00EF6247"/>
    <w:rsid w:val="00EF7887"/>
    <w:rsid w:val="00F00DC6"/>
    <w:rsid w:val="00F013C8"/>
    <w:rsid w:val="00F0172B"/>
    <w:rsid w:val="00F01AB0"/>
    <w:rsid w:val="00F01E8B"/>
    <w:rsid w:val="00F02473"/>
    <w:rsid w:val="00F025A2"/>
    <w:rsid w:val="00F032F6"/>
    <w:rsid w:val="00F04712"/>
    <w:rsid w:val="00F04A49"/>
    <w:rsid w:val="00F052DC"/>
    <w:rsid w:val="00F057A7"/>
    <w:rsid w:val="00F10282"/>
    <w:rsid w:val="00F105FC"/>
    <w:rsid w:val="00F10CC9"/>
    <w:rsid w:val="00F10E33"/>
    <w:rsid w:val="00F10EF0"/>
    <w:rsid w:val="00F1101C"/>
    <w:rsid w:val="00F1120C"/>
    <w:rsid w:val="00F12F30"/>
    <w:rsid w:val="00F13067"/>
    <w:rsid w:val="00F13360"/>
    <w:rsid w:val="00F13B40"/>
    <w:rsid w:val="00F13E8C"/>
    <w:rsid w:val="00F1455F"/>
    <w:rsid w:val="00F147E9"/>
    <w:rsid w:val="00F14B96"/>
    <w:rsid w:val="00F14C7E"/>
    <w:rsid w:val="00F15318"/>
    <w:rsid w:val="00F15B3F"/>
    <w:rsid w:val="00F165D4"/>
    <w:rsid w:val="00F16CF9"/>
    <w:rsid w:val="00F17505"/>
    <w:rsid w:val="00F20DCC"/>
    <w:rsid w:val="00F21A13"/>
    <w:rsid w:val="00F2243E"/>
    <w:rsid w:val="00F22A14"/>
    <w:rsid w:val="00F22EC7"/>
    <w:rsid w:val="00F230E6"/>
    <w:rsid w:val="00F23CFC"/>
    <w:rsid w:val="00F23DA2"/>
    <w:rsid w:val="00F24890"/>
    <w:rsid w:val="00F24A5E"/>
    <w:rsid w:val="00F25B53"/>
    <w:rsid w:val="00F26903"/>
    <w:rsid w:val="00F30247"/>
    <w:rsid w:val="00F304F8"/>
    <w:rsid w:val="00F31AF1"/>
    <w:rsid w:val="00F325C8"/>
    <w:rsid w:val="00F326C6"/>
    <w:rsid w:val="00F3312E"/>
    <w:rsid w:val="00F33C87"/>
    <w:rsid w:val="00F37735"/>
    <w:rsid w:val="00F37F6F"/>
    <w:rsid w:val="00F4128D"/>
    <w:rsid w:val="00F42B5E"/>
    <w:rsid w:val="00F442A2"/>
    <w:rsid w:val="00F45BC1"/>
    <w:rsid w:val="00F468A8"/>
    <w:rsid w:val="00F46990"/>
    <w:rsid w:val="00F46F34"/>
    <w:rsid w:val="00F5035D"/>
    <w:rsid w:val="00F508CB"/>
    <w:rsid w:val="00F50933"/>
    <w:rsid w:val="00F50CF2"/>
    <w:rsid w:val="00F51944"/>
    <w:rsid w:val="00F525C8"/>
    <w:rsid w:val="00F544B2"/>
    <w:rsid w:val="00F54630"/>
    <w:rsid w:val="00F55223"/>
    <w:rsid w:val="00F55BCA"/>
    <w:rsid w:val="00F56D1C"/>
    <w:rsid w:val="00F57E30"/>
    <w:rsid w:val="00F61ABD"/>
    <w:rsid w:val="00F622D8"/>
    <w:rsid w:val="00F63D63"/>
    <w:rsid w:val="00F6488D"/>
    <w:rsid w:val="00F64AF0"/>
    <w:rsid w:val="00F64EFC"/>
    <w:rsid w:val="00F64FBC"/>
    <w:rsid w:val="00F653B8"/>
    <w:rsid w:val="00F67771"/>
    <w:rsid w:val="00F702D3"/>
    <w:rsid w:val="00F7280E"/>
    <w:rsid w:val="00F730C0"/>
    <w:rsid w:val="00F74554"/>
    <w:rsid w:val="00F74905"/>
    <w:rsid w:val="00F762B7"/>
    <w:rsid w:val="00F77226"/>
    <w:rsid w:val="00F8255C"/>
    <w:rsid w:val="00F834BA"/>
    <w:rsid w:val="00F83E50"/>
    <w:rsid w:val="00F845AA"/>
    <w:rsid w:val="00F84819"/>
    <w:rsid w:val="00F85FC8"/>
    <w:rsid w:val="00F9008D"/>
    <w:rsid w:val="00F928F8"/>
    <w:rsid w:val="00F93055"/>
    <w:rsid w:val="00F93664"/>
    <w:rsid w:val="00F93F4C"/>
    <w:rsid w:val="00F940A3"/>
    <w:rsid w:val="00F95F61"/>
    <w:rsid w:val="00F974B9"/>
    <w:rsid w:val="00F97CD9"/>
    <w:rsid w:val="00F97D03"/>
    <w:rsid w:val="00F97EC8"/>
    <w:rsid w:val="00FA0623"/>
    <w:rsid w:val="00FA0946"/>
    <w:rsid w:val="00FA1266"/>
    <w:rsid w:val="00FA1B80"/>
    <w:rsid w:val="00FA232F"/>
    <w:rsid w:val="00FA25C9"/>
    <w:rsid w:val="00FA2B60"/>
    <w:rsid w:val="00FA3888"/>
    <w:rsid w:val="00FA4571"/>
    <w:rsid w:val="00FA494D"/>
    <w:rsid w:val="00FA4E36"/>
    <w:rsid w:val="00FA586F"/>
    <w:rsid w:val="00FA7F64"/>
    <w:rsid w:val="00FB22EB"/>
    <w:rsid w:val="00FB2946"/>
    <w:rsid w:val="00FB2A74"/>
    <w:rsid w:val="00FB4944"/>
    <w:rsid w:val="00FB4B6B"/>
    <w:rsid w:val="00FB535F"/>
    <w:rsid w:val="00FB55C1"/>
    <w:rsid w:val="00FB7E22"/>
    <w:rsid w:val="00FC0651"/>
    <w:rsid w:val="00FC1192"/>
    <w:rsid w:val="00FC190B"/>
    <w:rsid w:val="00FC2B35"/>
    <w:rsid w:val="00FC4888"/>
    <w:rsid w:val="00FC6D1F"/>
    <w:rsid w:val="00FC7CF3"/>
    <w:rsid w:val="00FD11BE"/>
    <w:rsid w:val="00FD1C4C"/>
    <w:rsid w:val="00FD3847"/>
    <w:rsid w:val="00FD3EB2"/>
    <w:rsid w:val="00FD6386"/>
    <w:rsid w:val="00FD66F0"/>
    <w:rsid w:val="00FD7692"/>
    <w:rsid w:val="00FD7DD5"/>
    <w:rsid w:val="00FE0EFA"/>
    <w:rsid w:val="00FE2ED9"/>
    <w:rsid w:val="00FE3112"/>
    <w:rsid w:val="00FE37F8"/>
    <w:rsid w:val="00FE380F"/>
    <w:rsid w:val="00FE38D8"/>
    <w:rsid w:val="00FE3B55"/>
    <w:rsid w:val="00FE568C"/>
    <w:rsid w:val="00FE5F29"/>
    <w:rsid w:val="00FE6322"/>
    <w:rsid w:val="00FE657A"/>
    <w:rsid w:val="00FF29D1"/>
    <w:rsid w:val="00FF3CBC"/>
    <w:rsid w:val="00FF4B82"/>
    <w:rsid w:val="00FF51FB"/>
    <w:rsid w:val="00FF57FE"/>
    <w:rsid w:val="00FF6012"/>
    <w:rsid w:val="00FF6617"/>
    <w:rsid w:val="011C8D74"/>
    <w:rsid w:val="068E096E"/>
    <w:rsid w:val="073C7E08"/>
    <w:rsid w:val="09E649C9"/>
    <w:rsid w:val="0BF44949"/>
    <w:rsid w:val="0C94FB62"/>
    <w:rsid w:val="0DDA164F"/>
    <w:rsid w:val="0F4D441B"/>
    <w:rsid w:val="0F675279"/>
    <w:rsid w:val="1504D9EF"/>
    <w:rsid w:val="150C9106"/>
    <w:rsid w:val="164DC943"/>
    <w:rsid w:val="1BA43B1C"/>
    <w:rsid w:val="1ED4F530"/>
    <w:rsid w:val="254854A0"/>
    <w:rsid w:val="2749E4D3"/>
    <w:rsid w:val="2B2B9893"/>
    <w:rsid w:val="2EA9FAA0"/>
    <w:rsid w:val="312EDCE1"/>
    <w:rsid w:val="319C4311"/>
    <w:rsid w:val="31C9AF89"/>
    <w:rsid w:val="36D442F2"/>
    <w:rsid w:val="382060BD"/>
    <w:rsid w:val="3A13D11B"/>
    <w:rsid w:val="3AC20F82"/>
    <w:rsid w:val="3EFB7931"/>
    <w:rsid w:val="40F80D43"/>
    <w:rsid w:val="4301BD0C"/>
    <w:rsid w:val="4434D932"/>
    <w:rsid w:val="49BA2B98"/>
    <w:rsid w:val="4B5FE66A"/>
    <w:rsid w:val="4C225D25"/>
    <w:rsid w:val="4DC2E460"/>
    <w:rsid w:val="4E0D23E0"/>
    <w:rsid w:val="4FC8247B"/>
    <w:rsid w:val="57C02C8D"/>
    <w:rsid w:val="59459326"/>
    <w:rsid w:val="5A30F235"/>
    <w:rsid w:val="6026318B"/>
    <w:rsid w:val="61179DDD"/>
    <w:rsid w:val="61C70706"/>
    <w:rsid w:val="678D3030"/>
    <w:rsid w:val="67B1F257"/>
    <w:rsid w:val="682687EB"/>
    <w:rsid w:val="69AEF4B0"/>
    <w:rsid w:val="6D2548E0"/>
    <w:rsid w:val="7366685E"/>
    <w:rsid w:val="74189005"/>
    <w:rsid w:val="765DFA3E"/>
    <w:rsid w:val="76EB0940"/>
    <w:rsid w:val="779C8019"/>
    <w:rsid w:val="79A7ED99"/>
    <w:rsid w:val="7B3E8984"/>
    <w:rsid w:val="7DC1318A"/>
    <w:rsid w:val="7E2883D9"/>
    <w:rsid w:val="7E33D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4DB361"/>
  <w14:defaultImageDpi w14:val="150"/>
  <w15:docId w15:val="{6BDFDA4A-CE86-45FB-B630-6DAFCED7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2B40"/>
    <w:pPr>
      <w:overflowPunct w:val="0"/>
      <w:autoSpaceDE w:val="0"/>
      <w:autoSpaceDN w:val="0"/>
      <w:adjustRightInd w:val="0"/>
      <w:spacing w:after="180"/>
      <w:textAlignment w:val="baseline"/>
    </w:pPr>
    <w:rPr>
      <w:rFonts w:eastAsia="Times New Roman"/>
      <w:lang w:val="en-GB" w:eastAsia="en-US"/>
    </w:rPr>
  </w:style>
  <w:style w:type="paragraph" w:styleId="Heading1">
    <w:name w:val="heading 1"/>
    <w:aliases w:val=" Char1,Char1"/>
    <w:next w:val="Normal"/>
    <w:link w:val="Heading1Char"/>
    <w:qFormat/>
    <w:rsid w:val="003D4BEB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eastAsia="Times New Roman" w:hAnsi="Arial"/>
      <w:sz w:val="36"/>
      <w:lang w:val="en-GB" w:eastAsia="en-US"/>
    </w:rPr>
  </w:style>
  <w:style w:type="paragraph" w:styleId="Heading2">
    <w:name w:val="heading 2"/>
    <w:aliases w:val="H2,h2,2nd level,†berschrift 2,õberschrift 2,UNDERRUBRIK 1-2"/>
    <w:basedOn w:val="Heading1"/>
    <w:next w:val="Normal"/>
    <w:link w:val="Heading2Char"/>
    <w:qFormat/>
    <w:rsid w:val="003D4BEB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Heading3">
    <w:name w:val="heading 3"/>
    <w:aliases w:val="h3"/>
    <w:basedOn w:val="Heading2"/>
    <w:next w:val="Normal"/>
    <w:link w:val="Heading3Char"/>
    <w:qFormat/>
    <w:rsid w:val="003D4BEB"/>
    <w:pPr>
      <w:spacing w:before="120"/>
      <w:outlineLvl w:val="2"/>
    </w:pPr>
    <w:rPr>
      <w:sz w:val="28"/>
    </w:rPr>
  </w:style>
  <w:style w:type="paragraph" w:styleId="Heading4">
    <w:name w:val="heading 4"/>
    <w:basedOn w:val="Heading3"/>
    <w:next w:val="Normal"/>
    <w:link w:val="Heading4Char"/>
    <w:qFormat/>
    <w:rsid w:val="003D4BEB"/>
    <w:pPr>
      <w:ind w:left="1418" w:hanging="1418"/>
      <w:outlineLvl w:val="3"/>
    </w:pPr>
    <w:rPr>
      <w:sz w:val="24"/>
    </w:rPr>
  </w:style>
  <w:style w:type="paragraph" w:styleId="Heading5">
    <w:name w:val="heading 5"/>
    <w:basedOn w:val="Heading4"/>
    <w:next w:val="Normal"/>
    <w:link w:val="Heading5Char"/>
    <w:qFormat/>
    <w:rsid w:val="003D4BEB"/>
    <w:pPr>
      <w:ind w:left="1701" w:hanging="1701"/>
      <w:outlineLvl w:val="4"/>
    </w:pPr>
    <w:rPr>
      <w:sz w:val="22"/>
    </w:rPr>
  </w:style>
  <w:style w:type="paragraph" w:styleId="Heading6">
    <w:name w:val="heading 6"/>
    <w:basedOn w:val="H6"/>
    <w:next w:val="Normal"/>
    <w:link w:val="Heading6Char"/>
    <w:qFormat/>
    <w:rsid w:val="003D4BEB"/>
    <w:pPr>
      <w:outlineLvl w:val="5"/>
    </w:pPr>
  </w:style>
  <w:style w:type="paragraph" w:styleId="Heading7">
    <w:name w:val="heading 7"/>
    <w:basedOn w:val="H6"/>
    <w:next w:val="Normal"/>
    <w:link w:val="Heading7Char"/>
    <w:qFormat/>
    <w:rsid w:val="003D4BEB"/>
    <w:pPr>
      <w:outlineLvl w:val="6"/>
    </w:pPr>
  </w:style>
  <w:style w:type="paragraph" w:styleId="Heading8">
    <w:name w:val="heading 8"/>
    <w:basedOn w:val="Heading1"/>
    <w:next w:val="Normal"/>
    <w:link w:val="Heading8Char"/>
    <w:qFormat/>
    <w:rsid w:val="003D4BEB"/>
    <w:pPr>
      <w:ind w:left="0" w:firstLine="0"/>
      <w:outlineLvl w:val="7"/>
    </w:pPr>
  </w:style>
  <w:style w:type="paragraph" w:styleId="Heading9">
    <w:name w:val="heading 9"/>
    <w:basedOn w:val="Heading8"/>
    <w:next w:val="Normal"/>
    <w:link w:val="Heading9Char"/>
    <w:qFormat/>
    <w:rsid w:val="003D4BE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6">
    <w:name w:val="H6"/>
    <w:basedOn w:val="Heading5"/>
    <w:next w:val="Normal"/>
    <w:rsid w:val="003D4BEB"/>
    <w:pPr>
      <w:ind w:left="1985" w:hanging="1985"/>
      <w:outlineLvl w:val="9"/>
    </w:pPr>
    <w:rPr>
      <w:sz w:val="20"/>
    </w:rPr>
  </w:style>
  <w:style w:type="paragraph" w:styleId="TOC9">
    <w:name w:val="toc 9"/>
    <w:basedOn w:val="TOC8"/>
    <w:uiPriority w:val="39"/>
    <w:rsid w:val="003D4BEB"/>
    <w:pPr>
      <w:ind w:left="1418" w:hanging="1418"/>
    </w:pPr>
  </w:style>
  <w:style w:type="paragraph" w:styleId="TOC8">
    <w:name w:val="toc 8"/>
    <w:basedOn w:val="TOC1"/>
    <w:uiPriority w:val="39"/>
    <w:rsid w:val="003D4BEB"/>
    <w:pPr>
      <w:spacing w:before="180"/>
      <w:ind w:left="2693" w:hanging="2693"/>
    </w:pPr>
    <w:rPr>
      <w:b/>
    </w:rPr>
  </w:style>
  <w:style w:type="paragraph" w:styleId="TOC1">
    <w:name w:val="toc 1"/>
    <w:uiPriority w:val="39"/>
    <w:rsid w:val="003D4BEB"/>
    <w:pPr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eastAsia="Times New Roman"/>
      <w:sz w:val="22"/>
      <w:lang w:val="en-GB" w:eastAsia="en-US"/>
    </w:rPr>
  </w:style>
  <w:style w:type="paragraph" w:customStyle="1" w:styleId="EQ">
    <w:name w:val="EQ"/>
    <w:basedOn w:val="Normal"/>
    <w:next w:val="Normal"/>
    <w:rsid w:val="003D4BEB"/>
    <w:pPr>
      <w:keepLines/>
      <w:tabs>
        <w:tab w:val="center" w:pos="4536"/>
        <w:tab w:val="right" w:pos="9072"/>
      </w:tabs>
    </w:pPr>
  </w:style>
  <w:style w:type="character" w:customStyle="1" w:styleId="ZGSM">
    <w:name w:val="ZGSM"/>
    <w:rsid w:val="003D4BEB"/>
  </w:style>
  <w:style w:type="paragraph" w:styleId="Header">
    <w:name w:val="header"/>
    <w:aliases w:val="header odd,header,header odd1,header odd2,header odd3,header odd4,header odd5,header odd6"/>
    <w:link w:val="HeaderChar"/>
    <w:rsid w:val="003D4BE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b/>
      <w:sz w:val="18"/>
      <w:lang w:val="en-GB" w:eastAsia="en-US"/>
    </w:rPr>
  </w:style>
  <w:style w:type="paragraph" w:customStyle="1" w:styleId="ZD">
    <w:name w:val="ZD"/>
    <w:rsid w:val="003D4BEB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noProof/>
      <w:sz w:val="32"/>
      <w:lang w:val="en-GB" w:eastAsia="en-US"/>
    </w:rPr>
  </w:style>
  <w:style w:type="paragraph" w:styleId="TOC5">
    <w:name w:val="toc 5"/>
    <w:basedOn w:val="TOC4"/>
    <w:uiPriority w:val="39"/>
    <w:rsid w:val="003D4BEB"/>
    <w:pPr>
      <w:ind w:left="1701" w:hanging="1701"/>
    </w:pPr>
  </w:style>
  <w:style w:type="paragraph" w:styleId="TOC4">
    <w:name w:val="toc 4"/>
    <w:basedOn w:val="TOC3"/>
    <w:uiPriority w:val="39"/>
    <w:rsid w:val="003D4BEB"/>
    <w:pPr>
      <w:ind w:left="1418" w:hanging="1418"/>
    </w:pPr>
  </w:style>
  <w:style w:type="paragraph" w:styleId="TOC3">
    <w:name w:val="toc 3"/>
    <w:basedOn w:val="TOC2"/>
    <w:uiPriority w:val="39"/>
    <w:rsid w:val="00CD7497"/>
    <w:pPr>
      <w:ind w:left="1134" w:hanging="1134"/>
    </w:pPr>
  </w:style>
  <w:style w:type="paragraph" w:styleId="TOC2">
    <w:name w:val="toc 2"/>
    <w:basedOn w:val="TOC1"/>
    <w:uiPriority w:val="39"/>
    <w:rsid w:val="003D4BEB"/>
    <w:pPr>
      <w:spacing w:before="0"/>
      <w:ind w:left="851" w:hanging="851"/>
    </w:pPr>
    <w:rPr>
      <w:sz w:val="20"/>
    </w:rPr>
  </w:style>
  <w:style w:type="paragraph" w:styleId="Footer">
    <w:name w:val="footer"/>
    <w:basedOn w:val="Header"/>
    <w:link w:val="FooterChar"/>
    <w:rsid w:val="003D4BEB"/>
    <w:pPr>
      <w:jc w:val="center"/>
    </w:pPr>
    <w:rPr>
      <w:i/>
    </w:rPr>
  </w:style>
  <w:style w:type="paragraph" w:customStyle="1" w:styleId="TT">
    <w:name w:val="TT"/>
    <w:basedOn w:val="Heading1"/>
    <w:next w:val="Normal"/>
    <w:rsid w:val="003D4BEB"/>
    <w:pPr>
      <w:outlineLvl w:val="9"/>
    </w:pPr>
  </w:style>
  <w:style w:type="paragraph" w:customStyle="1" w:styleId="NF">
    <w:name w:val="NF"/>
    <w:basedOn w:val="NO"/>
    <w:rsid w:val="003D4BEB"/>
    <w:pPr>
      <w:keepNext/>
      <w:spacing w:after="0"/>
    </w:pPr>
    <w:rPr>
      <w:rFonts w:ascii="Arial" w:hAnsi="Arial"/>
      <w:sz w:val="18"/>
    </w:rPr>
  </w:style>
  <w:style w:type="paragraph" w:customStyle="1" w:styleId="NO">
    <w:name w:val="NO"/>
    <w:basedOn w:val="Normal"/>
    <w:link w:val="NOZchn"/>
    <w:qFormat/>
    <w:rsid w:val="003D4BEB"/>
    <w:pPr>
      <w:keepLines/>
      <w:ind w:left="1135" w:hanging="851"/>
    </w:pPr>
  </w:style>
  <w:style w:type="paragraph" w:customStyle="1" w:styleId="PL">
    <w:name w:val="PL"/>
    <w:link w:val="PLChar"/>
    <w:qFormat/>
    <w:rsid w:val="003D4BEB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16"/>
      <w:lang w:val="en-GB" w:eastAsia="en-US"/>
    </w:rPr>
  </w:style>
  <w:style w:type="paragraph" w:customStyle="1" w:styleId="TAR">
    <w:name w:val="TAR"/>
    <w:basedOn w:val="TAL"/>
    <w:rsid w:val="003D4BEB"/>
    <w:pPr>
      <w:jc w:val="right"/>
    </w:pPr>
  </w:style>
  <w:style w:type="paragraph" w:customStyle="1" w:styleId="TAL">
    <w:name w:val="TAL"/>
    <w:basedOn w:val="Normal"/>
    <w:link w:val="TALChar"/>
    <w:qFormat/>
    <w:rsid w:val="003D4BEB"/>
    <w:pPr>
      <w:keepNext/>
      <w:keepLines/>
      <w:spacing w:after="0"/>
    </w:pPr>
    <w:rPr>
      <w:rFonts w:ascii="Arial" w:hAnsi="Arial"/>
      <w:sz w:val="18"/>
    </w:rPr>
  </w:style>
  <w:style w:type="paragraph" w:customStyle="1" w:styleId="TAH">
    <w:name w:val="TAH"/>
    <w:basedOn w:val="TAC"/>
    <w:link w:val="TAHChar"/>
    <w:qFormat/>
    <w:rsid w:val="003D4BEB"/>
    <w:rPr>
      <w:b/>
    </w:rPr>
  </w:style>
  <w:style w:type="paragraph" w:customStyle="1" w:styleId="TAC">
    <w:name w:val="TAC"/>
    <w:basedOn w:val="TAL"/>
    <w:link w:val="TACChar"/>
    <w:rsid w:val="003D4BEB"/>
    <w:pPr>
      <w:jc w:val="center"/>
    </w:pPr>
  </w:style>
  <w:style w:type="paragraph" w:customStyle="1" w:styleId="LD">
    <w:name w:val="LD"/>
    <w:rsid w:val="003D4BEB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eastAsia="Times New Roman" w:hAnsi="Courier New"/>
      <w:lang w:val="en-GB" w:eastAsia="en-US"/>
    </w:rPr>
  </w:style>
  <w:style w:type="paragraph" w:customStyle="1" w:styleId="EX">
    <w:name w:val="EX"/>
    <w:basedOn w:val="Normal"/>
    <w:link w:val="EXCar"/>
    <w:qFormat/>
    <w:rsid w:val="003D4BEB"/>
    <w:pPr>
      <w:keepLines/>
      <w:ind w:left="1702" w:hanging="1418"/>
    </w:pPr>
  </w:style>
  <w:style w:type="paragraph" w:customStyle="1" w:styleId="FP">
    <w:name w:val="FP"/>
    <w:basedOn w:val="Normal"/>
    <w:rsid w:val="003D4BEB"/>
    <w:pPr>
      <w:spacing w:after="0"/>
    </w:pPr>
  </w:style>
  <w:style w:type="paragraph" w:customStyle="1" w:styleId="NW">
    <w:name w:val="NW"/>
    <w:basedOn w:val="NO"/>
    <w:rsid w:val="003D4BEB"/>
    <w:pPr>
      <w:spacing w:after="0"/>
    </w:pPr>
  </w:style>
  <w:style w:type="paragraph" w:customStyle="1" w:styleId="EW">
    <w:name w:val="EW"/>
    <w:basedOn w:val="EX"/>
    <w:rsid w:val="003D4BEB"/>
    <w:pPr>
      <w:spacing w:after="0"/>
    </w:pPr>
  </w:style>
  <w:style w:type="paragraph" w:customStyle="1" w:styleId="B1">
    <w:name w:val="B1"/>
    <w:basedOn w:val="List"/>
    <w:link w:val="B1Char"/>
    <w:qFormat/>
    <w:rsid w:val="003D4BEB"/>
  </w:style>
  <w:style w:type="paragraph" w:styleId="TOC6">
    <w:name w:val="toc 6"/>
    <w:basedOn w:val="TOC5"/>
    <w:next w:val="Normal"/>
    <w:uiPriority w:val="39"/>
    <w:rsid w:val="003D4BEB"/>
    <w:pPr>
      <w:ind w:left="1985" w:hanging="1985"/>
    </w:pPr>
  </w:style>
  <w:style w:type="paragraph" w:styleId="TOC7">
    <w:name w:val="toc 7"/>
    <w:basedOn w:val="TOC6"/>
    <w:next w:val="Normal"/>
    <w:uiPriority w:val="39"/>
    <w:rsid w:val="003D4BEB"/>
    <w:pPr>
      <w:ind w:left="2268" w:hanging="2268"/>
    </w:pPr>
  </w:style>
  <w:style w:type="paragraph" w:customStyle="1" w:styleId="EditorsNote">
    <w:name w:val="Editor's Note"/>
    <w:aliases w:val="EN"/>
    <w:basedOn w:val="NO"/>
    <w:link w:val="EditorsNoteChar"/>
    <w:qFormat/>
    <w:rsid w:val="003D4BEB"/>
    <w:rPr>
      <w:color w:val="FF0000"/>
    </w:rPr>
  </w:style>
  <w:style w:type="paragraph" w:customStyle="1" w:styleId="TH">
    <w:name w:val="TH"/>
    <w:basedOn w:val="Normal"/>
    <w:link w:val="THChar"/>
    <w:qFormat/>
    <w:rsid w:val="003D4BEB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ZA">
    <w:name w:val="ZA"/>
    <w:rsid w:val="003D4BEB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eastAsia="Times New Roman" w:hAnsi="Arial"/>
      <w:noProof/>
      <w:sz w:val="40"/>
      <w:lang w:val="en-GB" w:eastAsia="en-US"/>
    </w:rPr>
  </w:style>
  <w:style w:type="paragraph" w:customStyle="1" w:styleId="ZB">
    <w:name w:val="ZB"/>
    <w:rsid w:val="003D4BEB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eastAsia="Times New Roman" w:hAnsi="Arial"/>
      <w:i/>
      <w:noProof/>
      <w:lang w:val="en-GB" w:eastAsia="en-US"/>
    </w:rPr>
  </w:style>
  <w:style w:type="paragraph" w:customStyle="1" w:styleId="ZT">
    <w:name w:val="ZT"/>
    <w:rsid w:val="003D4BEB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eastAsia="Times New Roman" w:hAnsi="Arial"/>
      <w:b/>
      <w:sz w:val="34"/>
      <w:lang w:val="en-GB" w:eastAsia="en-US"/>
    </w:rPr>
  </w:style>
  <w:style w:type="paragraph" w:customStyle="1" w:styleId="ZU">
    <w:name w:val="ZU"/>
    <w:rsid w:val="003D4BEB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eastAsia="Times New Roman" w:hAnsi="Arial"/>
      <w:noProof/>
      <w:lang w:val="en-GB" w:eastAsia="en-US"/>
    </w:rPr>
  </w:style>
  <w:style w:type="paragraph" w:customStyle="1" w:styleId="TAN">
    <w:name w:val="TAN"/>
    <w:basedOn w:val="TAL"/>
    <w:rsid w:val="003D4BEB"/>
    <w:pPr>
      <w:ind w:left="851" w:hanging="851"/>
    </w:pPr>
  </w:style>
  <w:style w:type="paragraph" w:customStyle="1" w:styleId="ZH">
    <w:name w:val="ZH"/>
    <w:rsid w:val="003D4BEB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noProof/>
      <w:lang w:val="en-GB" w:eastAsia="en-US"/>
    </w:rPr>
  </w:style>
  <w:style w:type="paragraph" w:customStyle="1" w:styleId="TF">
    <w:name w:val="TF"/>
    <w:aliases w:val="left"/>
    <w:basedOn w:val="TH"/>
    <w:link w:val="TFChar"/>
    <w:qFormat/>
    <w:rsid w:val="003D4BEB"/>
    <w:pPr>
      <w:keepNext w:val="0"/>
      <w:spacing w:before="0" w:after="240"/>
    </w:pPr>
  </w:style>
  <w:style w:type="paragraph" w:customStyle="1" w:styleId="ZG">
    <w:name w:val="ZG"/>
    <w:rsid w:val="003D4BEB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eastAsia="Times New Roman" w:hAnsi="Arial"/>
      <w:noProof/>
      <w:lang w:val="en-GB" w:eastAsia="en-US"/>
    </w:rPr>
  </w:style>
  <w:style w:type="paragraph" w:customStyle="1" w:styleId="B2">
    <w:name w:val="B2"/>
    <w:basedOn w:val="List2"/>
    <w:link w:val="B2Char"/>
    <w:qFormat/>
    <w:rsid w:val="003D4BEB"/>
  </w:style>
  <w:style w:type="paragraph" w:customStyle="1" w:styleId="B3">
    <w:name w:val="B3"/>
    <w:basedOn w:val="List3"/>
    <w:rsid w:val="003D4BEB"/>
  </w:style>
  <w:style w:type="paragraph" w:customStyle="1" w:styleId="B4">
    <w:name w:val="B4"/>
    <w:basedOn w:val="List4"/>
    <w:rsid w:val="003D4BEB"/>
  </w:style>
  <w:style w:type="paragraph" w:customStyle="1" w:styleId="B5">
    <w:name w:val="B5"/>
    <w:basedOn w:val="List5"/>
    <w:rsid w:val="003D4BEB"/>
  </w:style>
  <w:style w:type="paragraph" w:customStyle="1" w:styleId="ZTD">
    <w:name w:val="ZTD"/>
    <w:basedOn w:val="ZB"/>
    <w:rsid w:val="003D4BEB"/>
    <w:pPr>
      <w:framePr w:hRule="auto" w:wrap="notBeside" w:y="852"/>
    </w:pPr>
    <w:rPr>
      <w:i w:val="0"/>
      <w:sz w:val="40"/>
    </w:rPr>
  </w:style>
  <w:style w:type="paragraph" w:customStyle="1" w:styleId="ZV">
    <w:name w:val="ZV"/>
    <w:basedOn w:val="ZU"/>
    <w:rsid w:val="003D4BEB"/>
    <w:pPr>
      <w:framePr w:wrap="notBeside" w:y="16161"/>
    </w:pPr>
  </w:style>
  <w:style w:type="paragraph" w:styleId="BalloonText">
    <w:name w:val="Balloon Text"/>
    <w:basedOn w:val="Normal"/>
    <w:link w:val="BalloonTextChar"/>
    <w:rsid w:val="004F098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F0988"/>
    <w:rPr>
      <w:rFonts w:ascii="Segoe UI" w:eastAsia="Times New Roman" w:hAnsi="Segoe UI" w:cs="Segoe UI"/>
      <w:sz w:val="18"/>
      <w:szCs w:val="18"/>
      <w:lang w:val="en-GB" w:eastAsia="en-US"/>
    </w:rPr>
  </w:style>
  <w:style w:type="table" w:styleId="TableGrid">
    <w:name w:val="Table Grid"/>
    <w:basedOn w:val="TableNormal"/>
    <w:rsid w:val="004F0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4026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74026F"/>
    <w:rPr>
      <w:color w:val="605E5C"/>
      <w:shd w:val="clear" w:color="auto" w:fill="E1DFDD"/>
    </w:rPr>
  </w:style>
  <w:style w:type="character" w:styleId="FollowedHyperlink">
    <w:name w:val="FollowedHyperlink"/>
    <w:rsid w:val="00F13360"/>
    <w:rPr>
      <w:color w:val="954F72"/>
      <w:u w:val="single"/>
    </w:rPr>
  </w:style>
  <w:style w:type="character" w:customStyle="1" w:styleId="Heading1Char">
    <w:name w:val="Heading 1 Char"/>
    <w:aliases w:val=" Char1 Char,Char1 Char"/>
    <w:link w:val="Heading1"/>
    <w:rsid w:val="00343AF9"/>
    <w:rPr>
      <w:rFonts w:ascii="Arial" w:eastAsia="Times New Roman" w:hAnsi="Arial"/>
      <w:sz w:val="36"/>
      <w:lang w:val="en-GB" w:eastAsia="en-US"/>
    </w:rPr>
  </w:style>
  <w:style w:type="character" w:customStyle="1" w:styleId="TALChar">
    <w:name w:val="TAL Char"/>
    <w:link w:val="TAL"/>
    <w:qFormat/>
    <w:rsid w:val="00DE0503"/>
    <w:rPr>
      <w:rFonts w:ascii="Arial" w:eastAsia="Times New Roman" w:hAnsi="Arial"/>
      <w:sz w:val="18"/>
      <w:lang w:val="en-GB" w:eastAsia="en-US"/>
    </w:rPr>
  </w:style>
  <w:style w:type="character" w:customStyle="1" w:styleId="TAHChar">
    <w:name w:val="TAH Char"/>
    <w:link w:val="TAH"/>
    <w:rsid w:val="00DE0503"/>
    <w:rPr>
      <w:rFonts w:ascii="Arial" w:eastAsia="Times New Roman" w:hAnsi="Arial"/>
      <w:b/>
      <w:sz w:val="18"/>
      <w:lang w:val="en-GB" w:eastAsia="en-US"/>
    </w:rPr>
  </w:style>
  <w:style w:type="character" w:customStyle="1" w:styleId="EditorsNoteChar">
    <w:name w:val="Editor's Note Char"/>
    <w:aliases w:val="EN Char"/>
    <w:link w:val="EditorsNote"/>
    <w:qFormat/>
    <w:rsid w:val="00DE0503"/>
    <w:rPr>
      <w:rFonts w:eastAsia="Times New Roman"/>
      <w:color w:val="FF0000"/>
      <w:lang w:val="en-GB" w:eastAsia="en-US"/>
    </w:rPr>
  </w:style>
  <w:style w:type="character" w:customStyle="1" w:styleId="THChar">
    <w:name w:val="TH Char"/>
    <w:link w:val="TH"/>
    <w:qFormat/>
    <w:rsid w:val="00771517"/>
    <w:rPr>
      <w:rFonts w:ascii="Arial" w:eastAsia="Times New Roman" w:hAnsi="Arial"/>
      <w:b/>
      <w:lang w:val="en-GB" w:eastAsia="en-US"/>
    </w:rPr>
  </w:style>
  <w:style w:type="character" w:customStyle="1" w:styleId="B1Char">
    <w:name w:val="B1 Char"/>
    <w:link w:val="B1"/>
    <w:qFormat/>
    <w:rsid w:val="005F13B8"/>
    <w:rPr>
      <w:rFonts w:eastAsia="Times New Roman"/>
      <w:lang w:val="en-GB" w:eastAsia="en-US"/>
    </w:rPr>
  </w:style>
  <w:style w:type="character" w:styleId="CommentReference">
    <w:name w:val="annotation reference"/>
    <w:rsid w:val="003365C0"/>
    <w:rPr>
      <w:sz w:val="16"/>
      <w:szCs w:val="16"/>
    </w:rPr>
  </w:style>
  <w:style w:type="paragraph" w:styleId="CommentText">
    <w:name w:val="annotation text"/>
    <w:basedOn w:val="Normal"/>
    <w:link w:val="CommentTextChar"/>
    <w:rsid w:val="003365C0"/>
  </w:style>
  <w:style w:type="character" w:customStyle="1" w:styleId="CommentTextChar">
    <w:name w:val="Comment Text Char"/>
    <w:link w:val="CommentText"/>
    <w:rsid w:val="003365C0"/>
    <w:rPr>
      <w:rFonts w:eastAsia="Times New Roman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62162D"/>
    <w:rPr>
      <w:b/>
      <w:bCs/>
    </w:rPr>
  </w:style>
  <w:style w:type="character" w:customStyle="1" w:styleId="CommentSubjectChar">
    <w:name w:val="Comment Subject Char"/>
    <w:link w:val="CommentSubject"/>
    <w:rsid w:val="0062162D"/>
    <w:rPr>
      <w:rFonts w:eastAsia="Times New Roman"/>
      <w:b/>
      <w:bCs/>
      <w:lang w:val="en-GB" w:eastAsia="en-US"/>
    </w:rPr>
  </w:style>
  <w:style w:type="character" w:customStyle="1" w:styleId="EXCar">
    <w:name w:val="EX Car"/>
    <w:link w:val="EX"/>
    <w:qFormat/>
    <w:locked/>
    <w:rsid w:val="00B759E2"/>
    <w:rPr>
      <w:rFonts w:eastAsia="Times New Roman"/>
      <w:lang w:val="en-GB" w:eastAsia="en-US"/>
    </w:rPr>
  </w:style>
  <w:style w:type="character" w:customStyle="1" w:styleId="TFChar">
    <w:name w:val="TF Char"/>
    <w:link w:val="TF"/>
    <w:qFormat/>
    <w:rsid w:val="00A57553"/>
    <w:rPr>
      <w:rFonts w:ascii="Arial" w:eastAsia="Times New Roman" w:hAnsi="Arial"/>
      <w:b/>
      <w:lang w:val="en-GB" w:eastAsia="en-US"/>
    </w:rPr>
  </w:style>
  <w:style w:type="paragraph" w:styleId="Index2">
    <w:name w:val="index 2"/>
    <w:basedOn w:val="Index1"/>
    <w:rsid w:val="003D4BEB"/>
    <w:pPr>
      <w:ind w:left="284"/>
    </w:pPr>
  </w:style>
  <w:style w:type="paragraph" w:styleId="Index1">
    <w:name w:val="index 1"/>
    <w:basedOn w:val="Normal"/>
    <w:rsid w:val="003D4BEB"/>
    <w:pPr>
      <w:keepLines/>
    </w:pPr>
  </w:style>
  <w:style w:type="paragraph" w:styleId="ListNumber2">
    <w:name w:val="List Number 2"/>
    <w:basedOn w:val="ListNumber"/>
    <w:rsid w:val="003D4BEB"/>
    <w:pPr>
      <w:ind w:left="851"/>
    </w:pPr>
  </w:style>
  <w:style w:type="character" w:styleId="FootnoteReference">
    <w:name w:val="footnote reference"/>
    <w:basedOn w:val="DefaultParagraphFont"/>
    <w:rsid w:val="003D4BEB"/>
    <w:rPr>
      <w:b/>
      <w:position w:val="6"/>
      <w:sz w:val="16"/>
    </w:rPr>
  </w:style>
  <w:style w:type="paragraph" w:styleId="FootnoteText">
    <w:name w:val="footnote text"/>
    <w:basedOn w:val="Normal"/>
    <w:link w:val="FootnoteTextChar"/>
    <w:rsid w:val="003D4BEB"/>
    <w:pPr>
      <w:keepLines/>
      <w:ind w:left="454" w:hanging="454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rsid w:val="00EF6247"/>
    <w:rPr>
      <w:rFonts w:eastAsia="Times New Roman"/>
      <w:sz w:val="16"/>
      <w:lang w:val="en-GB" w:eastAsia="en-US"/>
    </w:rPr>
  </w:style>
  <w:style w:type="paragraph" w:styleId="ListBullet2">
    <w:name w:val="List Bullet 2"/>
    <w:basedOn w:val="ListBullet"/>
    <w:rsid w:val="003D4BEB"/>
    <w:pPr>
      <w:ind w:left="851"/>
    </w:pPr>
  </w:style>
  <w:style w:type="paragraph" w:styleId="ListBullet3">
    <w:name w:val="List Bullet 3"/>
    <w:basedOn w:val="ListBullet2"/>
    <w:rsid w:val="003D4BEB"/>
    <w:pPr>
      <w:ind w:left="1135"/>
    </w:pPr>
  </w:style>
  <w:style w:type="paragraph" w:styleId="ListNumber">
    <w:name w:val="List Number"/>
    <w:basedOn w:val="List"/>
    <w:rsid w:val="003D4BEB"/>
  </w:style>
  <w:style w:type="paragraph" w:styleId="List2">
    <w:name w:val="List 2"/>
    <w:basedOn w:val="List"/>
    <w:rsid w:val="003D4BEB"/>
    <w:pPr>
      <w:ind w:left="851"/>
    </w:pPr>
  </w:style>
  <w:style w:type="paragraph" w:styleId="List3">
    <w:name w:val="List 3"/>
    <w:basedOn w:val="List2"/>
    <w:rsid w:val="003D4BEB"/>
    <w:pPr>
      <w:ind w:left="1135"/>
    </w:pPr>
  </w:style>
  <w:style w:type="paragraph" w:styleId="List4">
    <w:name w:val="List 4"/>
    <w:basedOn w:val="List3"/>
    <w:rsid w:val="003D4BEB"/>
    <w:pPr>
      <w:ind w:left="1418"/>
    </w:pPr>
  </w:style>
  <w:style w:type="paragraph" w:styleId="List5">
    <w:name w:val="List 5"/>
    <w:basedOn w:val="List4"/>
    <w:rsid w:val="003D4BEB"/>
    <w:pPr>
      <w:ind w:left="1702"/>
    </w:pPr>
  </w:style>
  <w:style w:type="paragraph" w:styleId="List">
    <w:name w:val="List"/>
    <w:basedOn w:val="Normal"/>
    <w:rsid w:val="003D4BEB"/>
    <w:pPr>
      <w:ind w:left="568" w:hanging="284"/>
    </w:pPr>
  </w:style>
  <w:style w:type="paragraph" w:styleId="ListBullet">
    <w:name w:val="List Bullet"/>
    <w:basedOn w:val="List"/>
    <w:rsid w:val="003D4BEB"/>
  </w:style>
  <w:style w:type="paragraph" w:styleId="ListBullet4">
    <w:name w:val="List Bullet 4"/>
    <w:basedOn w:val="ListBullet3"/>
    <w:rsid w:val="003D4BEB"/>
    <w:pPr>
      <w:ind w:left="1418"/>
    </w:pPr>
  </w:style>
  <w:style w:type="paragraph" w:styleId="ListBullet5">
    <w:name w:val="List Bullet 5"/>
    <w:basedOn w:val="ListBullet4"/>
    <w:rsid w:val="003D4BEB"/>
    <w:pPr>
      <w:ind w:left="1702"/>
    </w:pPr>
  </w:style>
  <w:style w:type="paragraph" w:styleId="DocumentMap">
    <w:name w:val="Document Map"/>
    <w:basedOn w:val="Normal"/>
    <w:link w:val="DocumentMapChar"/>
    <w:rsid w:val="00EF624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rsid w:val="00EF6247"/>
    <w:rPr>
      <w:rFonts w:ascii="Tahoma" w:eastAsia="Times New Roman" w:hAnsi="Tahoma" w:cs="Tahoma"/>
      <w:shd w:val="clear" w:color="auto" w:fill="000080"/>
      <w:lang w:val="en-GB" w:eastAsia="en-US"/>
    </w:rPr>
  </w:style>
  <w:style w:type="character" w:customStyle="1" w:styleId="TACChar">
    <w:name w:val="TAC Char"/>
    <w:link w:val="TAC"/>
    <w:rsid w:val="00EF6247"/>
    <w:rPr>
      <w:rFonts w:ascii="Arial" w:eastAsia="Times New Roman" w:hAnsi="Arial"/>
      <w:sz w:val="18"/>
      <w:lang w:val="en-GB" w:eastAsia="en-US"/>
    </w:rPr>
  </w:style>
  <w:style w:type="paragraph" w:styleId="Caption">
    <w:name w:val="caption"/>
    <w:basedOn w:val="Normal"/>
    <w:next w:val="Normal"/>
    <w:link w:val="CaptionChar"/>
    <w:unhideWhenUsed/>
    <w:qFormat/>
    <w:rsid w:val="00EF6247"/>
    <w:rPr>
      <w:b/>
      <w:bCs/>
    </w:rPr>
  </w:style>
  <w:style w:type="paragraph" w:styleId="Revision">
    <w:name w:val="Revision"/>
    <w:hidden/>
    <w:uiPriority w:val="99"/>
    <w:semiHidden/>
    <w:rsid w:val="00EF6247"/>
    <w:rPr>
      <w:lang w:val="en-GB" w:eastAsia="en-US"/>
    </w:rPr>
  </w:style>
  <w:style w:type="paragraph" w:styleId="NormalWeb">
    <w:name w:val="Normal (Web)"/>
    <w:basedOn w:val="Normal"/>
    <w:uiPriority w:val="99"/>
    <w:unhideWhenUsed/>
    <w:rsid w:val="00EF6247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customStyle="1" w:styleId="TAHCar">
    <w:name w:val="TAH Car"/>
    <w:qFormat/>
    <w:locked/>
    <w:rsid w:val="00EF6247"/>
    <w:rPr>
      <w:rFonts w:ascii="Arial" w:eastAsia="Times New Roman" w:hAnsi="Arial" w:cs="Arial"/>
      <w:b/>
      <w:sz w:val="18"/>
      <w:lang w:val="x-none" w:eastAsia="en-US"/>
    </w:rPr>
  </w:style>
  <w:style w:type="character" w:customStyle="1" w:styleId="NOZchn">
    <w:name w:val="NO Zchn"/>
    <w:link w:val="NO"/>
    <w:rsid w:val="00EF6247"/>
    <w:rPr>
      <w:rFonts w:eastAsia="Times New Roman"/>
      <w:lang w:val="en-GB" w:eastAsia="en-US"/>
    </w:rPr>
  </w:style>
  <w:style w:type="character" w:customStyle="1" w:styleId="Heading2Char">
    <w:name w:val="Heading 2 Char"/>
    <w:aliases w:val="H2 Char,h2 Char,2nd level Char,†berschrift 2 Char,õberschrift 2 Char,UNDERRUBRIK 1-2 Char"/>
    <w:link w:val="Heading2"/>
    <w:rsid w:val="00EF6247"/>
    <w:rPr>
      <w:rFonts w:ascii="Arial" w:eastAsia="Times New Roman" w:hAnsi="Arial"/>
      <w:sz w:val="32"/>
      <w:lang w:val="en-GB" w:eastAsia="en-US"/>
    </w:rPr>
  </w:style>
  <w:style w:type="character" w:customStyle="1" w:styleId="PLChar">
    <w:name w:val="PL Char"/>
    <w:link w:val="PL"/>
    <w:qFormat/>
    <w:rsid w:val="00DA4B59"/>
    <w:rPr>
      <w:rFonts w:ascii="Courier New" w:eastAsia="Times New Roman" w:hAnsi="Courier New"/>
      <w:sz w:val="16"/>
      <w:lang w:val="en-GB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B571EA"/>
    <w:pPr>
      <w:spacing w:after="0"/>
      <w:ind w:left="720"/>
      <w:contextualSpacing/>
    </w:pPr>
    <w:rPr>
      <w:rFonts w:ascii="Arial" w:hAnsi="Arial"/>
      <w:sz w:val="22"/>
    </w:rPr>
  </w:style>
  <w:style w:type="paragraph" w:styleId="BodyText">
    <w:name w:val="Body Text"/>
    <w:basedOn w:val="Normal"/>
    <w:link w:val="BodyTextChar"/>
    <w:rsid w:val="00944E51"/>
    <w:pPr>
      <w:spacing w:after="0"/>
      <w:jc w:val="both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rsid w:val="00944E51"/>
    <w:rPr>
      <w:rFonts w:ascii="Arial" w:eastAsia="Times New Roman" w:hAnsi="Arial"/>
      <w:sz w:val="22"/>
      <w:lang w:val="en-GB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F622D8"/>
  </w:style>
  <w:style w:type="paragraph" w:styleId="BlockText">
    <w:name w:val="Block Text"/>
    <w:basedOn w:val="Normal"/>
    <w:rsid w:val="00F622D8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2">
    <w:name w:val="Body Text 2"/>
    <w:basedOn w:val="Normal"/>
    <w:link w:val="BodyText2Char"/>
    <w:rsid w:val="00F622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F622D8"/>
    <w:rPr>
      <w:rFonts w:eastAsia="Times New Roman"/>
      <w:lang w:val="en-GB" w:eastAsia="en-US"/>
    </w:rPr>
  </w:style>
  <w:style w:type="paragraph" w:styleId="BodyText3">
    <w:name w:val="Body Text 3"/>
    <w:basedOn w:val="Normal"/>
    <w:link w:val="BodyText3Char"/>
    <w:rsid w:val="00F622D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F622D8"/>
    <w:rPr>
      <w:rFonts w:eastAsia="Times New Roman"/>
      <w:sz w:val="16"/>
      <w:szCs w:val="16"/>
      <w:lang w:val="en-GB" w:eastAsia="en-US"/>
    </w:rPr>
  </w:style>
  <w:style w:type="paragraph" w:styleId="BodyTextFirstIndent">
    <w:name w:val="Body Text First Indent"/>
    <w:basedOn w:val="BodyText"/>
    <w:link w:val="BodyTextFirstIndentChar"/>
    <w:rsid w:val="00F622D8"/>
    <w:pPr>
      <w:spacing w:after="180"/>
      <w:ind w:firstLine="360"/>
      <w:jc w:val="left"/>
    </w:pPr>
    <w:rPr>
      <w:rFonts w:ascii="Times New Roman" w:eastAsia="SimSun" w:hAnsi="Times New Roman"/>
      <w:sz w:val="20"/>
    </w:rPr>
  </w:style>
  <w:style w:type="character" w:customStyle="1" w:styleId="BodyTextFirstIndentChar">
    <w:name w:val="Body Text First Indent Char"/>
    <w:basedOn w:val="BodyTextChar"/>
    <w:link w:val="BodyTextFirstIndent"/>
    <w:rsid w:val="00F622D8"/>
    <w:rPr>
      <w:rFonts w:ascii="Arial" w:eastAsia="Times New Roman" w:hAnsi="Arial"/>
      <w:sz w:val="22"/>
      <w:lang w:val="en-GB" w:eastAsia="en-US"/>
    </w:rPr>
  </w:style>
  <w:style w:type="paragraph" w:styleId="BodyTextIndent">
    <w:name w:val="Body Text Indent"/>
    <w:basedOn w:val="Normal"/>
    <w:link w:val="BodyTextIndentChar"/>
    <w:rsid w:val="00F622D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F622D8"/>
    <w:rPr>
      <w:rFonts w:eastAsia="Times New Roman"/>
      <w:lang w:val="en-GB" w:eastAsia="en-US"/>
    </w:rPr>
  </w:style>
  <w:style w:type="paragraph" w:styleId="BodyTextFirstIndent2">
    <w:name w:val="Body Text First Indent 2"/>
    <w:basedOn w:val="BodyTextIndent"/>
    <w:link w:val="BodyTextFirstIndent2Char"/>
    <w:rsid w:val="00F622D8"/>
    <w:pPr>
      <w:spacing w:after="1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F622D8"/>
    <w:rPr>
      <w:rFonts w:eastAsia="Times New Roman"/>
      <w:lang w:val="en-GB" w:eastAsia="en-US"/>
    </w:rPr>
  </w:style>
  <w:style w:type="paragraph" w:styleId="BodyTextIndent2">
    <w:name w:val="Body Text Indent 2"/>
    <w:basedOn w:val="Normal"/>
    <w:link w:val="BodyTextIndent2Char"/>
    <w:rsid w:val="00F622D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F622D8"/>
    <w:rPr>
      <w:rFonts w:eastAsia="Times New Roman"/>
      <w:lang w:val="en-GB" w:eastAsia="en-US"/>
    </w:rPr>
  </w:style>
  <w:style w:type="paragraph" w:styleId="BodyTextIndent3">
    <w:name w:val="Body Text Indent 3"/>
    <w:basedOn w:val="Normal"/>
    <w:link w:val="BodyTextIndent3Char"/>
    <w:rsid w:val="00F622D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F622D8"/>
    <w:rPr>
      <w:rFonts w:eastAsia="Times New Roman"/>
      <w:sz w:val="16"/>
      <w:szCs w:val="16"/>
      <w:lang w:val="en-GB" w:eastAsia="en-US"/>
    </w:rPr>
  </w:style>
  <w:style w:type="paragraph" w:styleId="Closing">
    <w:name w:val="Closing"/>
    <w:basedOn w:val="Normal"/>
    <w:link w:val="ClosingChar"/>
    <w:rsid w:val="00F622D8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rsid w:val="00F622D8"/>
    <w:rPr>
      <w:rFonts w:eastAsia="Times New Roman"/>
      <w:lang w:val="en-GB" w:eastAsia="en-US"/>
    </w:rPr>
  </w:style>
  <w:style w:type="paragraph" w:styleId="Date">
    <w:name w:val="Date"/>
    <w:basedOn w:val="Normal"/>
    <w:next w:val="Normal"/>
    <w:link w:val="DateChar"/>
    <w:rsid w:val="00F622D8"/>
  </w:style>
  <w:style w:type="character" w:customStyle="1" w:styleId="DateChar">
    <w:name w:val="Date Char"/>
    <w:basedOn w:val="DefaultParagraphFont"/>
    <w:link w:val="Date"/>
    <w:rsid w:val="00F622D8"/>
    <w:rPr>
      <w:rFonts w:eastAsia="Times New Roman"/>
      <w:lang w:val="en-GB" w:eastAsia="en-US"/>
    </w:rPr>
  </w:style>
  <w:style w:type="paragraph" w:styleId="E-mailSignature">
    <w:name w:val="E-mail Signature"/>
    <w:basedOn w:val="Normal"/>
    <w:link w:val="E-mailSignatureChar"/>
    <w:rsid w:val="00F622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rsid w:val="00F622D8"/>
    <w:rPr>
      <w:rFonts w:eastAsia="Times New Roman"/>
      <w:lang w:val="en-GB" w:eastAsia="en-US"/>
    </w:rPr>
  </w:style>
  <w:style w:type="paragraph" w:styleId="EndnoteText">
    <w:name w:val="endnote text"/>
    <w:basedOn w:val="Normal"/>
    <w:link w:val="EndnoteTextChar"/>
    <w:rsid w:val="00F622D8"/>
    <w:pPr>
      <w:spacing w:after="0"/>
    </w:pPr>
  </w:style>
  <w:style w:type="character" w:customStyle="1" w:styleId="EndnoteTextChar">
    <w:name w:val="Endnote Text Char"/>
    <w:basedOn w:val="DefaultParagraphFont"/>
    <w:link w:val="EndnoteText"/>
    <w:rsid w:val="00F622D8"/>
    <w:rPr>
      <w:rFonts w:eastAsia="Times New Roman"/>
      <w:lang w:val="en-GB" w:eastAsia="en-US"/>
    </w:rPr>
  </w:style>
  <w:style w:type="paragraph" w:styleId="EnvelopeAddress">
    <w:name w:val="envelope address"/>
    <w:basedOn w:val="Normal"/>
    <w:rsid w:val="00F622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sid w:val="00F622D8"/>
    <w:pPr>
      <w:spacing w:after="0"/>
    </w:pPr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rsid w:val="00F622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F622D8"/>
    <w:rPr>
      <w:rFonts w:eastAsia="Times New Roman"/>
      <w:i/>
      <w:iCs/>
      <w:lang w:val="en-GB" w:eastAsia="en-US"/>
    </w:rPr>
  </w:style>
  <w:style w:type="paragraph" w:styleId="HTMLPreformatted">
    <w:name w:val="HTML Preformatted"/>
    <w:basedOn w:val="Normal"/>
    <w:link w:val="HTMLPreformattedChar"/>
    <w:rsid w:val="00F622D8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F622D8"/>
    <w:rPr>
      <w:rFonts w:ascii="Consolas" w:eastAsia="Times New Roman" w:hAnsi="Consolas"/>
      <w:lang w:val="en-GB" w:eastAsia="en-US"/>
    </w:rPr>
  </w:style>
  <w:style w:type="paragraph" w:styleId="Index3">
    <w:name w:val="index 3"/>
    <w:basedOn w:val="Normal"/>
    <w:next w:val="Normal"/>
    <w:rsid w:val="00F622D8"/>
    <w:pPr>
      <w:spacing w:after="0"/>
      <w:ind w:left="600" w:hanging="200"/>
    </w:pPr>
  </w:style>
  <w:style w:type="paragraph" w:styleId="Index4">
    <w:name w:val="index 4"/>
    <w:basedOn w:val="Normal"/>
    <w:next w:val="Normal"/>
    <w:rsid w:val="00F622D8"/>
    <w:pPr>
      <w:spacing w:after="0"/>
      <w:ind w:left="800" w:hanging="200"/>
    </w:pPr>
  </w:style>
  <w:style w:type="paragraph" w:styleId="Index5">
    <w:name w:val="index 5"/>
    <w:basedOn w:val="Normal"/>
    <w:next w:val="Normal"/>
    <w:rsid w:val="00F622D8"/>
    <w:pPr>
      <w:spacing w:after="0"/>
      <w:ind w:left="1000" w:hanging="200"/>
    </w:pPr>
  </w:style>
  <w:style w:type="paragraph" w:styleId="Index6">
    <w:name w:val="index 6"/>
    <w:basedOn w:val="Normal"/>
    <w:next w:val="Normal"/>
    <w:rsid w:val="00F622D8"/>
    <w:pPr>
      <w:spacing w:after="0"/>
      <w:ind w:left="1200" w:hanging="200"/>
    </w:pPr>
  </w:style>
  <w:style w:type="paragraph" w:styleId="Index7">
    <w:name w:val="index 7"/>
    <w:basedOn w:val="Normal"/>
    <w:next w:val="Normal"/>
    <w:rsid w:val="00F622D8"/>
    <w:pPr>
      <w:spacing w:after="0"/>
      <w:ind w:left="1400" w:hanging="200"/>
    </w:pPr>
  </w:style>
  <w:style w:type="paragraph" w:styleId="Index8">
    <w:name w:val="index 8"/>
    <w:basedOn w:val="Normal"/>
    <w:next w:val="Normal"/>
    <w:rsid w:val="00F622D8"/>
    <w:pPr>
      <w:spacing w:after="0"/>
      <w:ind w:left="1600" w:hanging="200"/>
    </w:pPr>
  </w:style>
  <w:style w:type="paragraph" w:styleId="Index9">
    <w:name w:val="index 9"/>
    <w:basedOn w:val="Normal"/>
    <w:next w:val="Normal"/>
    <w:rsid w:val="00F622D8"/>
    <w:pPr>
      <w:spacing w:after="0"/>
      <w:ind w:left="1800" w:hanging="200"/>
    </w:pPr>
  </w:style>
  <w:style w:type="paragraph" w:styleId="IndexHeading">
    <w:name w:val="index heading"/>
    <w:basedOn w:val="Normal"/>
    <w:next w:val="Index1"/>
    <w:rsid w:val="00F622D8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2D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2D8"/>
    <w:rPr>
      <w:rFonts w:eastAsia="Times New Roman"/>
      <w:i/>
      <w:iCs/>
      <w:color w:val="4472C4" w:themeColor="accent1"/>
      <w:lang w:val="en-GB" w:eastAsia="en-US"/>
    </w:rPr>
  </w:style>
  <w:style w:type="paragraph" w:styleId="ListContinue">
    <w:name w:val="List Continue"/>
    <w:basedOn w:val="Normal"/>
    <w:rsid w:val="00F622D8"/>
    <w:pPr>
      <w:spacing w:after="120"/>
      <w:ind w:left="283"/>
      <w:contextualSpacing/>
    </w:pPr>
  </w:style>
  <w:style w:type="paragraph" w:styleId="ListContinue2">
    <w:name w:val="List Continue 2"/>
    <w:basedOn w:val="Normal"/>
    <w:rsid w:val="00F622D8"/>
    <w:pPr>
      <w:spacing w:after="120"/>
      <w:ind w:left="566"/>
      <w:contextualSpacing/>
    </w:pPr>
  </w:style>
  <w:style w:type="paragraph" w:styleId="ListContinue3">
    <w:name w:val="List Continue 3"/>
    <w:basedOn w:val="Normal"/>
    <w:rsid w:val="00F622D8"/>
    <w:pPr>
      <w:spacing w:after="120"/>
      <w:ind w:left="849"/>
      <w:contextualSpacing/>
    </w:pPr>
  </w:style>
  <w:style w:type="paragraph" w:styleId="ListContinue4">
    <w:name w:val="List Continue 4"/>
    <w:basedOn w:val="Normal"/>
    <w:rsid w:val="00F622D8"/>
    <w:pPr>
      <w:spacing w:after="120"/>
      <w:ind w:left="1132"/>
      <w:contextualSpacing/>
    </w:pPr>
  </w:style>
  <w:style w:type="paragraph" w:styleId="ListContinue5">
    <w:name w:val="List Continue 5"/>
    <w:basedOn w:val="Normal"/>
    <w:rsid w:val="00F622D8"/>
    <w:pPr>
      <w:spacing w:after="120"/>
      <w:ind w:left="1415"/>
      <w:contextualSpacing/>
    </w:pPr>
  </w:style>
  <w:style w:type="paragraph" w:styleId="ListNumber3">
    <w:name w:val="List Number 3"/>
    <w:basedOn w:val="Normal"/>
    <w:rsid w:val="00F622D8"/>
    <w:pPr>
      <w:numPr>
        <w:numId w:val="1"/>
      </w:numPr>
      <w:contextualSpacing/>
    </w:pPr>
  </w:style>
  <w:style w:type="paragraph" w:styleId="ListNumber4">
    <w:name w:val="List Number 4"/>
    <w:basedOn w:val="Normal"/>
    <w:rsid w:val="00F622D8"/>
    <w:pPr>
      <w:numPr>
        <w:numId w:val="2"/>
      </w:numPr>
      <w:contextualSpacing/>
    </w:pPr>
  </w:style>
  <w:style w:type="paragraph" w:styleId="ListNumber5">
    <w:name w:val="List Number 5"/>
    <w:basedOn w:val="Normal"/>
    <w:rsid w:val="00F622D8"/>
    <w:pPr>
      <w:numPr>
        <w:numId w:val="3"/>
      </w:numPr>
      <w:contextualSpacing/>
    </w:pPr>
  </w:style>
  <w:style w:type="paragraph" w:styleId="MacroText">
    <w:name w:val="macro"/>
    <w:link w:val="MacroTextChar"/>
    <w:rsid w:val="00F622D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lang w:val="en-GB" w:eastAsia="en-US"/>
    </w:rPr>
  </w:style>
  <w:style w:type="character" w:customStyle="1" w:styleId="MacroTextChar">
    <w:name w:val="Macro Text Char"/>
    <w:basedOn w:val="DefaultParagraphFont"/>
    <w:link w:val="MacroText"/>
    <w:rsid w:val="00F622D8"/>
    <w:rPr>
      <w:rFonts w:ascii="Consolas" w:hAnsi="Consolas"/>
      <w:lang w:val="en-GB" w:eastAsia="en-US"/>
    </w:rPr>
  </w:style>
  <w:style w:type="paragraph" w:styleId="MessageHeader">
    <w:name w:val="Message Header"/>
    <w:basedOn w:val="Normal"/>
    <w:link w:val="MessageHeaderChar"/>
    <w:rsid w:val="00F622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F622D8"/>
    <w:rPr>
      <w:rFonts w:asciiTheme="majorHAnsi" w:eastAsiaTheme="majorEastAsia" w:hAnsiTheme="majorHAnsi" w:cstheme="majorBidi"/>
      <w:sz w:val="24"/>
      <w:szCs w:val="24"/>
      <w:shd w:val="pct20" w:color="auto" w:fill="auto"/>
      <w:lang w:val="en-GB" w:eastAsia="en-US"/>
    </w:rPr>
  </w:style>
  <w:style w:type="paragraph" w:styleId="NoSpacing">
    <w:name w:val="No Spacing"/>
    <w:uiPriority w:val="1"/>
    <w:qFormat/>
    <w:rsid w:val="00F622D8"/>
    <w:rPr>
      <w:lang w:val="en-GB" w:eastAsia="en-US"/>
    </w:rPr>
  </w:style>
  <w:style w:type="paragraph" w:styleId="NormalIndent">
    <w:name w:val="Normal Indent"/>
    <w:basedOn w:val="Normal"/>
    <w:rsid w:val="00F622D8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F622D8"/>
    <w:pPr>
      <w:spacing w:after="0"/>
    </w:pPr>
  </w:style>
  <w:style w:type="character" w:customStyle="1" w:styleId="NoteHeadingChar">
    <w:name w:val="Note Heading Char"/>
    <w:basedOn w:val="DefaultParagraphFont"/>
    <w:link w:val="NoteHeading"/>
    <w:rsid w:val="00F622D8"/>
    <w:rPr>
      <w:rFonts w:eastAsia="Times New Roman"/>
      <w:lang w:val="en-GB" w:eastAsia="en-US"/>
    </w:rPr>
  </w:style>
  <w:style w:type="paragraph" w:styleId="PlainText">
    <w:name w:val="Plain Text"/>
    <w:basedOn w:val="Normal"/>
    <w:link w:val="PlainTextChar"/>
    <w:rsid w:val="00F622D8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F622D8"/>
    <w:rPr>
      <w:rFonts w:ascii="Consolas" w:eastAsia="Times New Roman" w:hAnsi="Consolas"/>
      <w:sz w:val="21"/>
      <w:szCs w:val="21"/>
      <w:lang w:val="en-GB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F622D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2D8"/>
    <w:rPr>
      <w:rFonts w:eastAsia="Times New Roman"/>
      <w:i/>
      <w:iCs/>
      <w:color w:val="404040" w:themeColor="text1" w:themeTint="BF"/>
      <w:lang w:val="en-GB" w:eastAsia="en-US"/>
    </w:rPr>
  </w:style>
  <w:style w:type="paragraph" w:styleId="Salutation">
    <w:name w:val="Salutation"/>
    <w:basedOn w:val="Normal"/>
    <w:next w:val="Normal"/>
    <w:link w:val="SalutationChar"/>
    <w:rsid w:val="00F622D8"/>
  </w:style>
  <w:style w:type="character" w:customStyle="1" w:styleId="SalutationChar">
    <w:name w:val="Salutation Char"/>
    <w:basedOn w:val="DefaultParagraphFont"/>
    <w:link w:val="Salutation"/>
    <w:rsid w:val="00F622D8"/>
    <w:rPr>
      <w:rFonts w:eastAsia="Times New Roman"/>
      <w:lang w:val="en-GB" w:eastAsia="en-US"/>
    </w:rPr>
  </w:style>
  <w:style w:type="paragraph" w:styleId="Signature">
    <w:name w:val="Signature"/>
    <w:basedOn w:val="Normal"/>
    <w:link w:val="SignatureChar"/>
    <w:rsid w:val="00F622D8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rsid w:val="00F622D8"/>
    <w:rPr>
      <w:rFonts w:eastAsia="Times New Roman"/>
      <w:lang w:val="en-GB" w:eastAsia="en-US"/>
    </w:rPr>
  </w:style>
  <w:style w:type="paragraph" w:styleId="Subtitle">
    <w:name w:val="Subtitle"/>
    <w:basedOn w:val="Normal"/>
    <w:next w:val="Normal"/>
    <w:link w:val="SubtitleChar"/>
    <w:qFormat/>
    <w:rsid w:val="00F622D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F622D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 w:eastAsia="en-US"/>
    </w:rPr>
  </w:style>
  <w:style w:type="paragraph" w:styleId="TableofAuthorities">
    <w:name w:val="table of authorities"/>
    <w:basedOn w:val="Normal"/>
    <w:next w:val="Normal"/>
    <w:rsid w:val="00F622D8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rsid w:val="00F622D8"/>
    <w:pPr>
      <w:spacing w:after="0"/>
    </w:pPr>
  </w:style>
  <w:style w:type="paragraph" w:styleId="Title">
    <w:name w:val="Title"/>
    <w:basedOn w:val="Normal"/>
    <w:next w:val="Normal"/>
    <w:link w:val="TitleChar"/>
    <w:qFormat/>
    <w:rsid w:val="00F622D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622D8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paragraph" w:styleId="TOAHeading">
    <w:name w:val="toa heading"/>
    <w:basedOn w:val="Normal"/>
    <w:next w:val="Normal"/>
    <w:rsid w:val="00F622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622D8"/>
    <w:pPr>
      <w:pBdr>
        <w:top w:val="none" w:sz="0" w:space="0" w:color="auto"/>
      </w:pBdr>
      <w:spacing w:after="0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L">
    <w:name w:val="FL"/>
    <w:basedOn w:val="Normal"/>
    <w:rsid w:val="003D4BEB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B10">
    <w:name w:val="B1+"/>
    <w:basedOn w:val="B1"/>
    <w:link w:val="B1Car"/>
    <w:rsid w:val="00DB4F4F"/>
    <w:pPr>
      <w:tabs>
        <w:tab w:val="num" w:pos="737"/>
      </w:tabs>
      <w:ind w:left="737" w:hanging="453"/>
    </w:pPr>
  </w:style>
  <w:style w:type="character" w:customStyle="1" w:styleId="B1Car">
    <w:name w:val="B1+ Car"/>
    <w:link w:val="B10"/>
    <w:rsid w:val="00DB4F4F"/>
    <w:rPr>
      <w:rFonts w:eastAsia="Times New Roman"/>
      <w:lang w:val="en-GB" w:eastAsia="en-US"/>
    </w:rPr>
  </w:style>
  <w:style w:type="paragraph" w:customStyle="1" w:styleId="PlantUMLImg">
    <w:name w:val="PlantUMLImg"/>
    <w:basedOn w:val="Normal"/>
    <w:link w:val="PlantUMLImgChar"/>
    <w:autoRedefine/>
    <w:rsid w:val="00FF6617"/>
    <w:pPr>
      <w:overflowPunct/>
      <w:autoSpaceDE/>
      <w:autoSpaceDN/>
      <w:adjustRightInd/>
      <w:ind w:left="426"/>
      <w:jc w:val="center"/>
      <w:textAlignment w:val="auto"/>
    </w:pPr>
    <w:rPr>
      <w:rFonts w:eastAsia="SimSun"/>
    </w:rPr>
  </w:style>
  <w:style w:type="character" w:customStyle="1" w:styleId="PlantUMLImgChar">
    <w:name w:val="PlantUMLImg Char"/>
    <w:basedOn w:val="DefaultParagraphFont"/>
    <w:link w:val="PlantUMLImg"/>
    <w:rsid w:val="00FF6617"/>
    <w:rPr>
      <w:lang w:val="en-GB" w:eastAsia="en-US"/>
    </w:rPr>
  </w:style>
  <w:style w:type="paragraph" w:customStyle="1" w:styleId="CRCoverPage">
    <w:name w:val="CR Cover Page"/>
    <w:rsid w:val="001A4E23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1A4E23"/>
    <w:rPr>
      <w:rFonts w:ascii="Arial" w:hAnsi="Arial"/>
      <w:sz w:val="24"/>
      <w:lang w:val="en-GB" w:eastAsia="en-US"/>
    </w:rPr>
  </w:style>
  <w:style w:type="character" w:customStyle="1" w:styleId="HeaderChar">
    <w:name w:val="Header Char"/>
    <w:aliases w:val="header odd Char,header Char,header odd1 Char,header odd2 Char,header odd3 Char,header odd4 Char,header odd5 Char,header odd6 Char"/>
    <w:link w:val="Header"/>
    <w:rsid w:val="001A4E23"/>
    <w:rPr>
      <w:rFonts w:ascii="Arial" w:eastAsia="Times New Roman" w:hAnsi="Arial"/>
      <w:b/>
      <w:sz w:val="18"/>
      <w:lang w:val="en-GB" w:eastAsia="en-US"/>
    </w:rPr>
  </w:style>
  <w:style w:type="character" w:customStyle="1" w:styleId="Heading3Char">
    <w:name w:val="Heading 3 Char"/>
    <w:aliases w:val="h3 Char"/>
    <w:basedOn w:val="DefaultParagraphFont"/>
    <w:link w:val="Heading3"/>
    <w:rsid w:val="001A4E23"/>
    <w:rPr>
      <w:rFonts w:ascii="Arial" w:eastAsia="Times New Roman" w:hAnsi="Arial"/>
      <w:sz w:val="28"/>
      <w:lang w:val="en-GB" w:eastAsia="en-US"/>
    </w:rPr>
  </w:style>
  <w:style w:type="character" w:customStyle="1" w:styleId="Heading4Char">
    <w:name w:val="Heading 4 Char"/>
    <w:basedOn w:val="DefaultParagraphFont"/>
    <w:link w:val="Heading4"/>
    <w:rsid w:val="001A4E23"/>
    <w:rPr>
      <w:rFonts w:ascii="Arial" w:eastAsia="Times New Roman" w:hAnsi="Arial"/>
      <w:sz w:val="24"/>
      <w:lang w:val="en-GB" w:eastAsia="en-US"/>
    </w:rPr>
  </w:style>
  <w:style w:type="character" w:customStyle="1" w:styleId="Heading5Char">
    <w:name w:val="Heading 5 Char"/>
    <w:basedOn w:val="DefaultParagraphFont"/>
    <w:link w:val="Heading5"/>
    <w:rsid w:val="001A4E23"/>
    <w:rPr>
      <w:rFonts w:ascii="Arial" w:eastAsia="Times New Roman" w:hAnsi="Arial"/>
      <w:sz w:val="22"/>
      <w:lang w:val="en-GB" w:eastAsia="en-US"/>
    </w:rPr>
  </w:style>
  <w:style w:type="character" w:customStyle="1" w:styleId="Heading6Char">
    <w:name w:val="Heading 6 Char"/>
    <w:basedOn w:val="DefaultParagraphFont"/>
    <w:link w:val="Heading6"/>
    <w:rsid w:val="001A4E23"/>
    <w:rPr>
      <w:rFonts w:ascii="Arial" w:eastAsia="Times New Roman" w:hAnsi="Arial"/>
      <w:lang w:val="en-GB" w:eastAsia="en-US"/>
    </w:rPr>
  </w:style>
  <w:style w:type="character" w:customStyle="1" w:styleId="Heading7Char">
    <w:name w:val="Heading 7 Char"/>
    <w:basedOn w:val="DefaultParagraphFont"/>
    <w:link w:val="Heading7"/>
    <w:rsid w:val="001A4E23"/>
    <w:rPr>
      <w:rFonts w:ascii="Arial" w:eastAsia="Times New Roman" w:hAnsi="Arial"/>
      <w:lang w:val="en-GB" w:eastAsia="en-US"/>
    </w:rPr>
  </w:style>
  <w:style w:type="character" w:customStyle="1" w:styleId="Heading8Char">
    <w:name w:val="Heading 8 Char"/>
    <w:basedOn w:val="DefaultParagraphFont"/>
    <w:link w:val="Heading8"/>
    <w:rsid w:val="001A4E23"/>
    <w:rPr>
      <w:rFonts w:ascii="Arial" w:eastAsia="Times New Roman" w:hAnsi="Arial"/>
      <w:sz w:val="36"/>
      <w:lang w:val="en-GB" w:eastAsia="en-US"/>
    </w:rPr>
  </w:style>
  <w:style w:type="character" w:customStyle="1" w:styleId="Heading9Char">
    <w:name w:val="Heading 9 Char"/>
    <w:basedOn w:val="DefaultParagraphFont"/>
    <w:link w:val="Heading9"/>
    <w:rsid w:val="001A4E23"/>
    <w:rPr>
      <w:rFonts w:ascii="Arial" w:eastAsia="Times New Roman" w:hAnsi="Arial"/>
      <w:sz w:val="36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1A4E23"/>
    <w:rPr>
      <w:rFonts w:ascii="Arial" w:eastAsia="Times New Roman" w:hAnsi="Arial"/>
      <w:b/>
      <w:i/>
      <w:sz w:val="18"/>
      <w:lang w:val="en-GB" w:eastAsia="en-US"/>
    </w:rPr>
  </w:style>
  <w:style w:type="character" w:customStyle="1" w:styleId="NOChar">
    <w:name w:val="NO Char"/>
    <w:qFormat/>
    <w:locked/>
    <w:rsid w:val="001A4E23"/>
    <w:rPr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A4E23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1A4E23"/>
    <w:rPr>
      <w:rFonts w:ascii="Arial" w:eastAsia="Times New Roman" w:hAnsi="Arial"/>
      <w:sz w:val="22"/>
      <w:lang w:val="en-GB" w:eastAsia="en-US"/>
    </w:rPr>
  </w:style>
  <w:style w:type="paragraph" w:customStyle="1" w:styleId="NotDone">
    <w:name w:val="Not Done"/>
    <w:basedOn w:val="Normal"/>
    <w:rsid w:val="001A4E23"/>
    <w:pPr>
      <w:keepNext/>
      <w:keepLines/>
      <w:widowControl w:val="0"/>
      <w:numPr>
        <w:numId w:val="4"/>
      </w:numPr>
      <w:pBdr>
        <w:top w:val="single" w:sz="6" w:space="1" w:color="008000"/>
        <w:left w:val="single" w:sz="6" w:space="4" w:color="008000"/>
        <w:bottom w:val="single" w:sz="6" w:space="1" w:color="008000"/>
        <w:right w:val="single" w:sz="6" w:space="4" w:color="008000"/>
      </w:pBdr>
      <w:tabs>
        <w:tab w:val="num" w:pos="1125"/>
        <w:tab w:val="left" w:pos="1843"/>
      </w:tabs>
      <w:spacing w:before="60" w:after="60"/>
      <w:jc w:val="both"/>
    </w:pPr>
    <w:rPr>
      <w:rFonts w:ascii="Arial" w:eastAsia="SimSun" w:hAnsi="Arial"/>
      <w:b/>
      <w:color w:val="FF0000"/>
    </w:rPr>
  </w:style>
  <w:style w:type="paragraph" w:customStyle="1" w:styleId="PlantUML">
    <w:name w:val="PlantUML"/>
    <w:basedOn w:val="Normal"/>
    <w:link w:val="PlantUMLChar"/>
    <w:autoRedefine/>
    <w:rsid w:val="001A4E23"/>
    <w:pPr>
      <w:pBdr>
        <w:top w:val="dashed" w:sz="4" w:space="1" w:color="5BAB3B"/>
        <w:left w:val="dashed" w:sz="4" w:space="4" w:color="5BAB3B"/>
        <w:bottom w:val="dashed" w:sz="4" w:space="1" w:color="5BAB3B"/>
        <w:right w:val="dashed" w:sz="4" w:space="4" w:color="5BAB3B"/>
      </w:pBdr>
      <w:shd w:val="clear" w:color="auto" w:fill="BAFDBA"/>
      <w:tabs>
        <w:tab w:val="left" w:pos="567"/>
        <w:tab w:val="left" w:pos="1134"/>
        <w:tab w:val="left" w:pos="1701"/>
        <w:tab w:val="left" w:pos="2268"/>
      </w:tabs>
      <w:overflowPunct/>
      <w:autoSpaceDE/>
      <w:autoSpaceDN/>
      <w:adjustRightInd/>
      <w:spacing w:after="0"/>
      <w:textAlignment w:val="auto"/>
    </w:pPr>
    <w:rPr>
      <w:rFonts w:ascii="Courier New" w:eastAsiaTheme="minorEastAsia" w:hAnsi="Courier New" w:cs="Courier New"/>
      <w:noProof/>
      <w:vanish/>
      <w:color w:val="008000"/>
      <w:sz w:val="18"/>
    </w:rPr>
  </w:style>
  <w:style w:type="character" w:customStyle="1" w:styleId="PlantUMLChar">
    <w:name w:val="PlantUML Char"/>
    <w:link w:val="PlantUML"/>
    <w:rsid w:val="001A4E23"/>
    <w:rPr>
      <w:rFonts w:ascii="Courier New" w:eastAsiaTheme="minorEastAsia" w:hAnsi="Courier New" w:cs="Courier New"/>
      <w:noProof/>
      <w:vanish/>
      <w:color w:val="008000"/>
      <w:sz w:val="18"/>
      <w:shd w:val="clear" w:color="auto" w:fill="BAFDBA"/>
      <w:lang w:val="en-GB" w:eastAsia="en-US"/>
    </w:rPr>
  </w:style>
  <w:style w:type="character" w:customStyle="1" w:styleId="CaptionChar">
    <w:name w:val="Caption Char"/>
    <w:basedOn w:val="DefaultParagraphFont"/>
    <w:link w:val="Caption"/>
    <w:uiPriority w:val="35"/>
    <w:rsid w:val="001A4E23"/>
    <w:rPr>
      <w:rFonts w:eastAsia="Times New Roman"/>
      <w:b/>
      <w:bCs/>
      <w:lang w:val="en-GB" w:eastAsia="en-US"/>
    </w:rPr>
  </w:style>
  <w:style w:type="character" w:customStyle="1" w:styleId="cf01">
    <w:name w:val="cf01"/>
    <w:rsid w:val="001A4E23"/>
    <w:rPr>
      <w:rFonts w:ascii="Segoe UI" w:hAnsi="Segoe UI" w:cs="Segoe UI" w:hint="default"/>
      <w:sz w:val="18"/>
      <w:szCs w:val="18"/>
    </w:rPr>
  </w:style>
  <w:style w:type="character" w:customStyle="1" w:styleId="ui-provider">
    <w:name w:val="ui-provider"/>
    <w:basedOn w:val="DefaultParagraphFont"/>
    <w:qFormat/>
    <w:rsid w:val="001A4E23"/>
  </w:style>
  <w:style w:type="character" w:customStyle="1" w:styleId="B2Char">
    <w:name w:val="B2 Char"/>
    <w:link w:val="B2"/>
    <w:locked/>
    <w:rsid w:val="003C4B1E"/>
    <w:rPr>
      <w:rFonts w:eastAsia="Times New Roman"/>
      <w:lang w:val="en-GB" w:eastAsia="en-US"/>
    </w:rPr>
  </w:style>
  <w:style w:type="character" w:customStyle="1" w:styleId="EXChar">
    <w:name w:val="EX Char"/>
    <w:locked/>
    <w:rsid w:val="00AE4D72"/>
    <w:rPr>
      <w:lang w:eastAsia="en-US"/>
    </w:rPr>
  </w:style>
  <w:style w:type="paragraph" w:customStyle="1" w:styleId="a">
    <w:name w:val="正文"/>
    <w:rsid w:val="00AE4D72"/>
    <w:pPr>
      <w:spacing w:before="100" w:beforeAutospacing="1" w:after="180"/>
    </w:pPr>
    <w:rPr>
      <w:rFonts w:eastAsia="Times New Roman"/>
      <w:sz w:val="24"/>
      <w:szCs w:val="24"/>
    </w:rPr>
  </w:style>
  <w:style w:type="paragraph" w:customStyle="1" w:styleId="pf1">
    <w:name w:val="pf1"/>
    <w:basedOn w:val="Normal"/>
    <w:rsid w:val="0049586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US"/>
    </w:rPr>
  </w:style>
  <w:style w:type="paragraph" w:customStyle="1" w:styleId="pf2">
    <w:name w:val="pf2"/>
    <w:basedOn w:val="Normal"/>
    <w:rsid w:val="0049586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US"/>
    </w:rPr>
  </w:style>
  <w:style w:type="paragraph" w:customStyle="1" w:styleId="pf0">
    <w:name w:val="pf0"/>
    <w:basedOn w:val="Normal"/>
    <w:rsid w:val="0049586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US"/>
    </w:rPr>
  </w:style>
  <w:style w:type="character" w:customStyle="1" w:styleId="cf21">
    <w:name w:val="cf21"/>
    <w:basedOn w:val="DefaultParagraphFont"/>
    <w:rsid w:val="00495863"/>
    <w:rPr>
      <w:rFonts w:ascii="Segoe UI" w:hAnsi="Segoe UI" w:cs="Segoe UI" w:hint="default"/>
      <w:color w:val="FF0000"/>
      <w:sz w:val="18"/>
      <w:szCs w:val="18"/>
    </w:rPr>
  </w:style>
  <w:style w:type="character" w:customStyle="1" w:styleId="cf41">
    <w:name w:val="cf41"/>
    <w:basedOn w:val="DefaultParagraphFont"/>
    <w:rsid w:val="00495863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BA11CB"/>
    <w:rPr>
      <w:rFonts w:ascii="Segoe UI" w:hAnsi="Segoe UI" w:cs="Segoe UI" w:hint="default"/>
      <w:color w:val="0070C0"/>
      <w:sz w:val="18"/>
      <w:szCs w:val="18"/>
    </w:rPr>
  </w:style>
  <w:style w:type="paragraph" w:customStyle="1" w:styleId="code">
    <w:name w:val="code"/>
    <w:basedOn w:val="Normal"/>
    <w:rsid w:val="00026467"/>
    <w:pPr>
      <w:spacing w:after="0"/>
    </w:pPr>
    <w:rPr>
      <w:rFonts w:ascii="Courier New" w:eastAsiaTheme="minorEastAsia" w:hAnsi="Courier New"/>
    </w:rPr>
  </w:style>
  <w:style w:type="paragraph" w:customStyle="1" w:styleId="Guidance">
    <w:name w:val="Guidance"/>
    <w:basedOn w:val="Normal"/>
    <w:qFormat/>
    <w:rsid w:val="004F7088"/>
    <w:pPr>
      <w:overflowPunct/>
      <w:autoSpaceDE/>
      <w:autoSpaceDN/>
      <w:adjustRightInd/>
      <w:textAlignment w:val="auto"/>
    </w:pPr>
    <w:rPr>
      <w:i/>
      <w:color w:val="0000FF"/>
    </w:rPr>
  </w:style>
  <w:style w:type="character" w:customStyle="1" w:styleId="StyleHeading3h3CourierNewChar">
    <w:name w:val="Style Heading 3h3 + Courier New Char"/>
    <w:link w:val="StyleHeading3h3CourierNew"/>
    <w:rsid w:val="00AD5A81"/>
    <w:rPr>
      <w:rFonts w:ascii="Courier New" w:hAnsi="Courier New"/>
      <w:sz w:val="28"/>
      <w:lang w:val="en-GB" w:eastAsia="en-US"/>
    </w:rPr>
  </w:style>
  <w:style w:type="paragraph" w:customStyle="1" w:styleId="StyleHeading3h3CourierNew">
    <w:name w:val="Style Heading 3h3 + Courier New"/>
    <w:basedOn w:val="Heading3"/>
    <w:link w:val="StyleHeading3h3CourierNewChar"/>
    <w:rsid w:val="00AD5A81"/>
    <w:pPr>
      <w:spacing w:before="360" w:after="120"/>
    </w:pPr>
    <w:rPr>
      <w:rFonts w:ascii="Courier New" w:eastAsia="SimSun" w:hAnsi="Courier New"/>
    </w:rPr>
  </w:style>
  <w:style w:type="character" w:styleId="SubtleEmphasis">
    <w:name w:val="Subtle Emphasis"/>
    <w:uiPriority w:val="19"/>
    <w:qFormat/>
    <w:rsid w:val="001241A6"/>
    <w:rPr>
      <w:i/>
      <w:iCs/>
      <w:color w:val="404040"/>
    </w:rPr>
  </w:style>
  <w:style w:type="character" w:styleId="Mention">
    <w:name w:val="Mention"/>
    <w:basedOn w:val="DefaultParagraphFont"/>
    <w:uiPriority w:val="99"/>
    <w:unhideWhenUsed/>
    <w:rsid w:val="00446818"/>
    <w:rPr>
      <w:color w:val="2B579A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F6D0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478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19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3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0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8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6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08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798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20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1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732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0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35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42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7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83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98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35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596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98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17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s://www.3gpp.org/ftp/tsg_sa/WG5_TM/TSGS5_167/Docs/S5-262307.zip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hyperlink" Target="https://www.3gpp.org/ftp/tsg_sa/WG5_TM/TSGS5_168/Docs/S5-262970.zip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www.3gpp.org/ftp/tsg_sa/WG5_TM/TSGS5_168/Docs/S5-262971.zip" TargetMode="External"/><Relationship Id="rId10" Type="http://schemas.openxmlformats.org/officeDocument/2006/relationships/webSettings" Target="webSetting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www.3gpp.org/ftp/tsg_sa/WG5_TM/TSGS5_168/Docs/S5-262970.zip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nosoveri\AppData\Roaming\Microsoft\Templates\3GPP_7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05E76B664164F9F76E63E6D6BE6ED" ma:contentTypeVersion="19" ma:contentTypeDescription="Create a new document." ma:contentTypeScope="" ma:versionID="2f66ed6e63535a8dcc3b27cd229d7b66">
  <xsd:schema xmlns:xsd="http://www.w3.org/2001/XMLSchema" xmlns:xs="http://www.w3.org/2001/XMLSchema" xmlns:p="http://schemas.microsoft.com/office/2006/metadata/properties" xmlns:ns2="71c5aaf6-e6ce-465b-b873-5148d2a4c105" xmlns:ns3="3f2ce089-3858-4176-9a21-a30f9204848e" xmlns:ns4="7275bb01-7583-478d-bc14-e839a2dd5989" targetNamespace="http://schemas.microsoft.com/office/2006/metadata/properties" ma:root="true" ma:fieldsID="deed39a1edb0130bbc2978dee4617c0c" ns2:_="" ns3:_="" ns4:_="">
    <xsd:import namespace="71c5aaf6-e6ce-465b-b873-5148d2a4c105"/>
    <xsd:import namespace="3f2ce089-3858-4176-9a21-a30f9204848e"/>
    <xsd:import namespace="7275bb01-7583-478d-bc14-e839a2dd59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Location" minOccurs="0"/>
                <xsd:element ref="ns3:MediaServiceSearchProperties" minOccurs="0"/>
                <xsd:element ref="ns3:Comments" minOccurs="0"/>
                <xsd:element ref="ns4:SharedWithUsers" minOccurs="0"/>
                <xsd:element ref="ns4:SharedWithDetails" minOccurs="0"/>
                <xsd:element ref="ns3:TranslatedLang" minOccurs="0"/>
                <xsd:element ref="ns3:AgendaItem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2ce089-3858-4176-9a21-a30f920484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4c87397-5fc1-491e-85e7-d6110dbe9c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s" ma:index="25" nillable="true" ma:displayName="Navaneethan Comments" ma:default="OK" ma:format="Dropdown" ma:internalName="Comments">
      <xsd:simpleType>
        <xsd:restriction base="dms:Text">
          <xsd:maxLength value="255"/>
        </xsd:restriction>
      </xsd:simpleType>
    </xsd:element>
    <xsd:element name="TranslatedLang" ma:index="28" nillable="true" ma:displayName="Translated Language" ma:internalName="TranslatedLang">
      <xsd:simpleType>
        <xsd:restriction base="dms:Text"/>
      </xsd:simpleType>
    </xsd:element>
    <xsd:element name="AgendaItem" ma:index="29" nillable="true" ma:displayName="AgendaItem" ma:format="Dropdown" ma:internalName="AgendaItem">
      <xsd:simpleType>
        <xsd:restriction base="dms:Text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5bb01-7583-478d-bc14-e839a2dd5989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0ac3f90-bf3b-4c63-910d-f3e01299c9db}" ma:internalName="TaxCatchAll" ma:showField="CatchAllData" ma:web="7275bb01-7583-478d-bc14-e839a2dd59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1c5aaf6-e6ce-465b-b873-5148d2a4c105">RBI5PAMIO524-1616901215-76824</_dlc_DocId>
    <HideFromDelve xmlns="71c5aaf6-e6ce-465b-b873-5148d2a4c105">false</HideFromDelve>
    <Comments xmlns="3f2ce089-3858-4176-9a21-a30f9204848e">OK</Comments>
    <_dlc_DocIdUrl xmlns="71c5aaf6-e6ce-465b-b873-5148d2a4c105">
      <Url>https://nokia.sharepoint.com/sites/gxp/_layouts/15/DocIdRedir.aspx?ID=RBI5PAMIO524-1616901215-76824</Url>
      <Description>RBI5PAMIO524-1616901215-76824</Description>
    </_dlc_DocIdUrl>
    <TaxCatchAll xmlns="7275bb01-7583-478d-bc14-e839a2dd5989" xsi:nil="true"/>
    <lcf76f155ced4ddcb4097134ff3c332f xmlns="3f2ce089-3858-4176-9a21-a30f9204848e">
      <Terms xmlns="http://schemas.microsoft.com/office/infopath/2007/PartnerControls"/>
    </lcf76f155ced4ddcb4097134ff3c332f>
    <TranslatedLang xmlns="3f2ce089-3858-4176-9a21-a30f9204848e" xsi:nil="true"/>
    <AgendaItem xmlns="3f2ce089-3858-4176-9a21-a30f9204848e" xsi:nil="true"/>
  </documentManagement>
</p:properties>
</file>

<file path=customXml/item6.xml><?xml version="1.0" encoding="utf-8"?>
<?mso-contentType ?>
<SharedContentType xmlns="Microsoft.SharePoint.Taxonomy.ContentTypeSync" SourceId="34c87397-5fc1-491e-85e7-d6110dbe9cbd" ContentTypeId="0x0101" PreviousValue="false" LastSyncTimeStamp="2018-03-09T14:36:50.893Z"/>
</file>

<file path=customXml/itemProps1.xml><?xml version="1.0" encoding="utf-8"?>
<ds:datastoreItem xmlns:ds="http://schemas.openxmlformats.org/officeDocument/2006/customXml" ds:itemID="{BB5C5304-4119-4823-9FF9-A381A3C5A3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54A29C-1FD5-40D3-9684-8B653E75B9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3f2ce089-3858-4176-9a21-a30f9204848e"/>
    <ds:schemaRef ds:uri="7275bb01-7583-478d-bc14-e839a2dd59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C1B3EB-4813-49B5-B7C4-D63CED501570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8997AFD-5AE1-4960-85E4-33E3D55CE28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716E674-810E-4B49-AD09-F3FF82D62847}">
  <ds:schemaRefs>
    <ds:schemaRef ds:uri="http://schemas.microsoft.com/office/2006/metadata/properties"/>
    <ds:schemaRef ds:uri="http://schemas.microsoft.com/office/infopath/2007/PartnerControls"/>
    <ds:schemaRef ds:uri="71c5aaf6-e6ce-465b-b873-5148d2a4c105"/>
    <ds:schemaRef ds:uri="3f2ce089-3858-4176-9a21-a30f9204848e"/>
    <ds:schemaRef ds:uri="7275bb01-7583-478d-bc14-e839a2dd5989"/>
  </ds:schemaRefs>
</ds:datastoreItem>
</file>

<file path=customXml/itemProps6.xml><?xml version="1.0" encoding="utf-8"?>
<ds:datastoreItem xmlns:ds="http://schemas.openxmlformats.org/officeDocument/2006/customXml" ds:itemID="{B6CFF57E-A39C-4ABE-87E6-6FEB40D5793E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</Template>
  <TotalTime>34</TotalTime>
  <Pages>5</Pages>
  <Words>1605</Words>
  <Characters>8927</Characters>
  <Application>Microsoft Office Word</Application>
  <DocSecurity>0</DocSecurity>
  <Lines>207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3GPP TS 28.105</vt:lpstr>
    </vt:vector>
  </TitlesOfParts>
  <Company>ETSI</Company>
  <LinksUpToDate>false</LinksUpToDate>
  <CharactersWithSpaces>10399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3GPP TS 28.105</dc:title>
  <dc:subject>Management and orchestration; Artificial Intelligence / Machine Learning (AI/ML) management (Release 17)</dc:subject>
  <dc:creator>MCC Support</dc:creator>
  <cp:keywords/>
  <dc:description/>
  <cp:lastModifiedBy>Nokia2</cp:lastModifiedBy>
  <cp:revision>11</cp:revision>
  <cp:lastPrinted>2019-02-27T11:05:00Z</cp:lastPrinted>
  <dcterms:created xsi:type="dcterms:W3CDTF">2026-08-26T12:30:00Z</dcterms:created>
  <dcterms:modified xsi:type="dcterms:W3CDTF">2026-08-27T12:52:00Z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CCRsImpl0">
    <vt:lpwstr>28.105%Rel-17%-%28.105%Rel-17%-%28.105%Rel-17%-%28.105%Rel-17%-%28.105%Rel-17%-%28.105%Rel-17%%28.105%Rel-17%%28.105%Rel-17%0003%28.105%Rel-17%0004%28.105%Rel-17%0005%28.105%Rel-17%0006%28.105%Rel-17%0007%28.105%Rel-17%0008%28.105%Rel-17%0009%28.105%Rel-1</vt:lpwstr>
  </property>
  <property fmtid="{D5CDD505-2E9C-101B-9397-08002B2CF9AE}" pid="3" name="MCCCRsImpl2">
    <vt:lpwstr>7%0011%</vt:lpwstr>
  </property>
  <property fmtid="{D5CDD505-2E9C-101B-9397-08002B2CF9AE}" pid="4" name="ContentTypeId">
    <vt:lpwstr>0x01010055A05E76B664164F9F76E63E6D6BE6ED</vt:lpwstr>
  </property>
  <property fmtid="{D5CDD505-2E9C-101B-9397-08002B2CF9AE}" pid="5" name="_dlc_DocIdItemGuid">
    <vt:lpwstr>cda9ef6d-ef24-490f-b35f-8821d1ef0c76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