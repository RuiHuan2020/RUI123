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RCoverPage"/>
        <w:keepNext/>
      </w:pPr>
      <w:r>
        <w:t>3GPP TSG-SA5 Meeting #&lt;TBD&gt;</w:t>
        <w:tab/>
        <w:t>S5-26xxxx</w:t>
      </w:r>
    </w:p>
    <w:p>
      <w:pPr>
        <w:pStyle w:val="Header"/>
      </w:pPr>
      <w:r>
        <w:t>&lt;Location&gt;, &lt;dates&gt;</w:t>
        <w:tab/>
      </w:r>
    </w:p>
    <w:p>
      <w:pPr>
        <w:spacing w:after="0"/>
      </w:pPr>
      <w:r>
        <w:rPr>
          <w:b/>
        </w:rPr>
        <w:t>Source</w:t>
        <w:tab/>
      </w:r>
      <w:r>
        <w:t>&lt;Company&gt;</w:t>
      </w:r>
    </w:p>
    <w:p>
      <w:pPr>
        <w:spacing w:after="0"/>
      </w:pPr>
      <w:r>
        <w:rPr>
          <w:b/>
        </w:rPr>
        <w:t>Title</w:t>
        <w:tab/>
      </w:r>
      <w:r>
        <w:t>Rel-20 pCR TR 32.801-01 — Refinement of knowledge representation and ontology interoperability key issues</w:t>
      </w:r>
    </w:p>
    <w:p>
      <w:pPr>
        <w:spacing w:after="0"/>
      </w:pPr>
      <w:r>
        <w:rPr>
          <w:b/>
        </w:rPr>
        <w:t>Document for</w:t>
        <w:tab/>
      </w:r>
      <w:r>
        <w:t>Approval</w:t>
      </w:r>
    </w:p>
    <w:p>
      <w:pPr>
        <w:spacing w:after="0"/>
      </w:pPr>
      <w:r>
        <w:rPr>
          <w:b/>
        </w:rPr>
        <w:t>Agenda item</w:t>
        <w:tab/>
      </w:r>
      <w:r>
        <w:t>&lt;TBD&gt;</w:t>
      </w:r>
    </w:p>
    <w:p>
      <w:pPr>
        <w:spacing w:after="0"/>
      </w:pPr>
      <w:r>
        <w:rPr>
          <w:b/>
        </w:rPr>
        <w:t>Spec</w:t>
        <w:tab/>
      </w:r>
      <w:r>
        <w:t>3GPP TR 32.801-01</w:t>
      </w:r>
    </w:p>
    <w:p>
      <w:pPr>
        <w:spacing w:after="0"/>
      </w:pPr>
      <w:r>
        <w:rPr>
          <w:b/>
        </w:rPr>
        <w:t>Version</w:t>
        <w:tab/>
      </w:r>
      <w:r>
        <w:t>0.4.0</w:t>
      </w:r>
    </w:p>
    <w:p>
      <w:pPr>
        <w:spacing w:after="0"/>
      </w:pPr>
      <w:r>
        <w:rPr>
          <w:b/>
        </w:rPr>
        <w:t>Work Item</w:t>
        <w:tab/>
      </w:r>
      <w:r>
        <w:t>Study on 6G Management and Orchestration (FS_6G_OAM)</w:t>
      </w:r>
    </w:p>
    <w:p>
      <w:pPr>
        <w:pStyle w:val="CRCoverPage"/>
      </w:pPr>
      <w:r>
        <w:t>Comments</w:t>
      </w:r>
    </w:p>
    <w:p>
      <w:r>
        <w:t>This contribution proposes refinements to Key Issue #1 and Key Issue #8 based on the knowledge-management text in TR 32.801-01 V0.4.0.</w:t>
      </w:r>
    </w:p>
    <w:p>
      <w:r>
        <w:t>The proposal clarifies the boundary between the abstract knowledge representation model, ontology, knowledge descriptors and concrete solution-set technologies. It also adds study aspects for knowledge-instance granularity, ontology binding, versioning and extensions.</w:t>
      </w:r>
    </w:p>
    <w:p>
      <w:pPr>
        <w:pStyle w:val="CRCoverPage"/>
      </w:pPr>
      <w:r>
        <w:t>Proposed Changes</w:t>
      </w:r>
    </w:p>
    <w:tbl>
      <w:tblPr>
        <w:tblW w:type="auto" w:w="0"/>
        <w:jc w:val="center"/>
        <w:tblLayout w:type="fixed"/>
        <w:tblLook w:firstColumn="1" w:firstRow="1" w:lastColumn="0" w:lastRow="0" w:noHBand="0" w:noVBand="1" w:val="04A0"/>
      </w:tblPr>
      <w:tblGrid>
        <w:gridCol w:w="9639"/>
      </w:tblGrid>
      <w:tr>
        <w:tc>
          <w:tcPr>
            <w:tcW w:type="dxa" w:w="9638"/>
          </w:tcPr>
          <w:p>
            <w:pPr>
              <w:spacing w:after="0"/>
              <w:jc w:val="center"/>
            </w:pPr>
            <w:r>
              <w:rPr>
                <w:b/>
                <w:color w:val="0000FF"/>
              </w:rPr>
              <w:t>* * * First Change * * * *</w:t>
            </w:r>
          </w:p>
        </w:tc>
      </w:tr>
    </w:tbl>
    <w:p>
      <w:pPr>
        <w:pStyle w:val="Heading2"/>
        <w:keepNext/>
        <w:keepLines/>
      </w:pPr>
      <w:r>
        <w:t>7.2.1 Key Issue #1: Knowledge Representation and Management</w:t>
      </w:r>
    </w:p>
    <w:p>
      <w:pPr>
        <w:pStyle w:val="Heading4"/>
        <w:keepNext/>
        <w:keepLines/>
      </w:pPr>
      <w:r>
        <w:t>7.2.1.1 Description</w:t>
      </w:r>
    </w:p>
    <w:p>
      <w:r>
        <w:t>6G management system should understand meaning and relationships of data, in addition to processing syntactic data by making semantics more explicit. Knowledge representations should be used for 6G network management.</w:t>
      </w:r>
    </w:p>
    <w:p>
      <w:r>
        <w:t>Knowledge requires data, the modelling of knowledge and data should be related.</w:t>
      </w:r>
    </w:p>
    <w:p>
      <w:r>
        <w:t>The knowledge management framework should support the following capabilities to use and manage knowledge. This includes:</w:t>
      </w:r>
    </w:p>
    <w:p>
      <w:pPr>
        <w:pStyle w:val="B1"/>
        <w:keepLines/>
      </w:pPr>
      <w:r>
        <w:t>- Knowledge Representation</w:t>
      </w:r>
    </w:p>
    <w:p>
      <w:pPr>
        <w:pStyle w:val="B2"/>
        <w:keepLines/>
      </w:pPr>
      <w:r>
        <w:t>1. Formalization of knowledge into a structured and machine-interpretable model.</w:t>
      </w:r>
    </w:p>
    <w:p>
      <w:pPr>
        <w:pStyle w:val="B2"/>
        <w:keepLines/>
      </w:pPr>
      <w:r>
        <w:t>2. Knowledge representation methods, e.g., graphs.</w:t>
      </w:r>
    </w:p>
    <w:p>
      <w:pPr>
        <w:pStyle w:val="B1"/>
        <w:keepLines/>
      </w:pPr>
      <w:r>
        <w:t>- Exchange of knowledge among management entities</w:t>
      </w:r>
    </w:p>
    <w:p>
      <w:pPr>
        <w:pStyle w:val="B1"/>
        <w:keepLines/>
      </w:pPr>
      <w:r>
        <w:t>- Creation of new knowledge using existing knowledge</w:t>
      </w:r>
    </w:p>
    <w:p>
      <w:pPr>
        <w:pStyle w:val="B1"/>
        <w:keepLines/>
      </w:pPr>
      <w:r>
        <w:t>- Knowledge Discovery</w:t>
      </w:r>
    </w:p>
    <w:p>
      <w:pPr>
        <w:pStyle w:val="B2"/>
        <w:keepLines/>
      </w:pPr>
      <w:r>
        <w:t>1. Query and retrieval of existing knowledge</w:t>
      </w:r>
    </w:p>
    <w:p>
      <w:r>
        <w:t>Editor’s Note: The standardization aspects of modelling the relationship between knowledge and data is FFS.</w:t>
      </w:r>
    </w:p>
    <w:p>
      <w:r>
        <w:t>This key issue focuses on the following aspects:</w:t>
      </w:r>
    </w:p>
    <w:p>
      <w:pPr>
        <w:pStyle w:val="B1"/>
        <w:keepLines/>
      </w:pPr>
      <w:r>
        <w:t>1. How knowledge can represent information related to network operation features (e.g., conflict detection, performance management, energy saving, etc.), so that knowledge can be used for network operation.</w:t>
      </w:r>
    </w:p>
    <w:p>
      <w:pPr>
        <w:pStyle w:val="B1"/>
        <w:keepLines/>
      </w:pPr>
      <w:r>
        <w:t>2. How relationships among management data (e.g., managed entities, configuration data, KPIs, performance metrics, alarms, trace information) can be formalized into knowledge. This includes studying which relationships should be included in knowledge and how the relationships should be represented.</w:t>
      </w:r>
    </w:p>
    <w:p>
      <w:pPr>
        <w:pStyle w:val="B1"/>
        <w:keepLines/>
      </w:pPr>
      <w:r>
        <w:t>3. How to apply common data management terminologies, common data, data-set or knowledge properties and representations.</w:t>
      </w:r>
    </w:p>
    <w:p>
      <w:pPr>
        <w:pStyle w:val="B1"/>
        <w:keepLines/>
      </w:pPr>
      <w:r>
        <w:t>4. How knowledge is represented by graphs. This includes schema definition of knowledge graphs (node types, edge relationships, attributes).</w:t>
      </w:r>
    </w:p>
    <w:p>
      <w:pPr>
        <w:pStyle w:val="B1"/>
        <w:keepLines/>
      </w:pPr>
      <w:ins w:id="1001" w:author="&lt;Company&gt;" w:date="2026-09-01T00:00:00Z">
        <w:r>
          <w:t>5. How to distinguish the technology-independent information model for knowledge from a concrete representation technology or wire serialization.</w:t>
        </w:r>
      </w:ins>
    </w:p>
    <w:p>
      <w:pPr>
        <w:pStyle w:val="B1"/>
        <w:keepLines/>
      </w:pPr>
      <w:ins w:id="1002" w:author="&lt;Company&gt;" w:date="2026-09-01T00:00:00Z">
        <w:r>
          <w:t>6. What constitutes the smallest knowledge assertion and how one or more semantically related assertions are grouped into a uniquely identifiable knowledge instance that can be exchanged, consumed and lifecycle-managed as a unit.</w:t>
        </w:r>
      </w:ins>
    </w:p>
    <w:p>
      <w:pPr>
        <w:pStyle w:val="B1"/>
        <w:keepLines/>
      </w:pPr>
      <w:ins w:id="1003" w:author="&lt;Company&gt;" w:date="2026-09-01T00:00:00Z">
        <w:r>
          <w:t>7. Which information belongs to knowledge content and which information belongs to a knowledge descriptor, including identity, applicable scope, temporal validity, provenance, quality information and ontology reference.</w:t>
        </w:r>
      </w:ins>
    </w:p>
    <w:p>
      <w:pPr>
        <w:pStyle w:val="B1"/>
        <w:keepLines/>
      </w:pPr>
      <w:ins w:id="1004" w:author="&lt;Company&gt;" w:date="2026-09-01T00:00:00Z">
        <w:r>
          <w:t>8. How a knowledge instance can be partially retrieved or updated while preserving its declared semantic completeness, provenance and consistency.</w:t>
        </w:r>
      </w:ins>
    </w:p>
    <w:p>
      <w:pPr>
        <w:pStyle w:val="B1"/>
        <w:keepLines/>
      </w:pPr>
      <w:ins w:id="1005" w:author="&lt;Company&gt;" w:date="2026-09-01T00:00:00Z">
        <w:r>
          <w:t>9. How a knowledge instance identifies the ontology, ontology version or ontology profile needed to interpret its content.</w:t>
        </w:r>
      </w:ins>
    </w:p>
    <w:p>
      <w:r>
        <w:t>Editor’s Note: Addressing the integrity of Knowledge is FFS.</w:t>
      </w:r>
    </w:p>
    <w:p>
      <w:pPr>
        <w:pStyle w:val="Heading4"/>
        <w:keepNext/>
        <w:keepLines/>
      </w:pPr>
      <w:r>
        <w:t>7.2.1.2 Potential Requirements</w:t>
      </w:r>
    </w:p>
    <w:p>
      <w:r>
        <w:t>REQ-KNOWLEDGE-REPRESENTAION-01: The 3GPP management system should support representing knowledge using knowledge graphs.</w:t>
      </w:r>
    </w:p>
    <w:p>
      <w:ins w:id="1006" w:author="&lt;Company&gt;" w:date="2026-09-01T00:00:00Z">
        <w:r>
          <w:t>REQ-KNOWLEDGE-REPRESENTATION-02: The 3GPP management system should support a technology-independent information model for knowledge exchanged through a knowledge MnS.</w:t>
        </w:r>
      </w:ins>
    </w:p>
    <w:p>
      <w:ins w:id="1007" w:author="&lt;Company&gt;" w:date="2026-09-01T00:00:00Z">
        <w:r>
          <w:t>REQ-KNOWLEDGE-REPRESENTATION-03: A knowledge instance should be uniquely identifiable and may contain one or more semantically related knowledge assertions that share an exchange and lifecycle boundary.</w:t>
        </w:r>
      </w:ins>
    </w:p>
    <w:p>
      <w:ins w:id="1008" w:author="&lt;Company&gt;" w:date="2026-09-01T00:00:00Z">
        <w:r>
          <w:t>REQ-KNOWLEDGE-REPRESENTATION-04: A knowledge instance should identify the ontology, ontology version or ontology profile used to interpret its content.</w:t>
        </w:r>
      </w:ins>
    </w:p>
    <w:p>
      <w:ins w:id="1009" w:author="&lt;Company&gt;" w:date="2026-09-01T00:00:00Z">
        <w:r>
          <w:t>REQ-KNOWLEDGE-REPRESENTATION-05: The 3GPP management system should support associating context, provenance, temporal validity and quality information with a knowledge instance.</w:t>
        </w:r>
      </w:ins>
    </w:p>
    <w:tbl>
      <w:tblPr>
        <w:tblW w:type="auto" w:w="0"/>
        <w:jc w:val="center"/>
        <w:tblLayout w:type="fixed"/>
        <w:tblLook w:firstColumn="1" w:firstRow="1" w:lastColumn="0" w:lastRow="0" w:noHBand="0" w:noVBand="1" w:val="04A0"/>
      </w:tblPr>
      <w:tblGrid>
        <w:gridCol w:w="9639"/>
      </w:tblGrid>
      <w:tr>
        <w:tc>
          <w:tcPr>
            <w:tcW w:type="dxa" w:w="9638"/>
          </w:tcPr>
          <w:p>
            <w:pPr>
              <w:spacing w:after="0"/>
              <w:jc w:val="center"/>
            </w:pPr>
            <w:r>
              <w:rPr>
                <w:b/>
                <w:color w:val="0000FF"/>
              </w:rPr>
              <w:t>* * * Next change * * * *</w:t>
            </w:r>
          </w:p>
        </w:tc>
      </w:tr>
    </w:tbl>
    <w:p>
      <w:pPr>
        <w:pStyle w:val="Heading2"/>
        <w:keepNext/>
        <w:keepLines/>
      </w:pPr>
      <w:r>
        <w:t>7.2.8 Key Issue #8: Ontology</w:t>
      </w:r>
    </w:p>
    <w:p>
      <w:pPr>
        <w:pStyle w:val="Heading4"/>
        <w:keepNext/>
        <w:keepLines/>
      </w:pPr>
      <w:r>
        <w:t>7.2.8.1 Description</w:t>
      </w:r>
    </w:p>
    <w:p>
      <w:r>
        <w:t>The 6G management system involves diverse management concepts and data across different domains. Without a shared and formalized semantic foundation, consistent understanding and interoperable exchange of knowledge among management entities become challenging.</w:t>
      </w:r>
    </w:p>
    <w:p>
      <w:r>
        <w:t>The definition of ontologies (see ontology concept in section 3.1) provides means to support the above, by enabling:</w:t>
      </w:r>
    </w:p>
    <w:p>
      <w:pPr>
        <w:pStyle w:val="ListParagraph"/>
        <w:keepLines/>
      </w:pPr>
      <w:r>
        <w:t>Shared vocabulary and interoperability. An ontology allows establishing a common set of terms and definitions across management domains (RAN, CN, etc.), providing a standardised semantic layer that facilitates knowledge creation, sharing and collaboration between different operators, vendors, and external systems (e.g., vertical industries, third-party AI agents).</w:t>
      </w:r>
    </w:p>
    <w:p>
      <w:pPr>
        <w:pStyle w:val="ListParagraph"/>
        <w:keepLines/>
      </w:pPr>
      <w:r>
        <w:t>Formal semantics over existing 3GPP management information: 3GPP management information (e.g., NRM, performance measurements, KPIs) defines facts about managed entities and their attributes. These facts provide syntactic information, but lack the semantics. An ontology provides the missing semantic layer, enriching these facts by formally capturing dependencies, causality, constraints, and the relationships among them.</w:t>
      </w:r>
    </w:p>
    <w:p>
      <w:pPr>
        <w:pStyle w:val="ListParagraph"/>
        <w:keepLines/>
      </w:pPr>
      <w:r>
        <w:t>Semantic reasoning support: Enables inference engines to reason over existing facts to derive new insights and support decision-making, e.g., predicting the impact of a configuration change on service quality or identifying root causes of faults based on causal chains.</w:t>
      </w:r>
    </w:p>
    <w:p>
      <w:ins w:id="1010" w:author="&lt;Company&gt;" w:date="2026-09-01T00:00:00Z">
        <w:r>
          <w:t>An ontology defines the shared concepts, relationships, constraints and semantic rules used to interpret knowledge. Knowledge representation defines how assertions about specific entities or situations are structured and exchanged. A concrete technology may support both roles; therefore, the role is determined by the abstract model element being represented rather than by the technology name.</w:t>
        </w:r>
      </w:ins>
    </w:p>
    <w:p>
      <w:r>
        <w:t>This key issue focuses on addressing ontology to support knowledge management, complementing the knowledge representation defined in Key Issue #1 in clause 7.2.1, and focuses on the following aspects:</w:t>
      </w:r>
    </w:p>
    <w:p>
      <w:pPr>
        <w:pStyle w:val="B1"/>
        <w:keepLines/>
      </w:pPr>
      <w:r>
        <w:t>1. Studying the different types of ontology, and distinguishing between a domain-independent upper ontology that defines high-level concepts shared across all domains (e.g., entity, property, constraints, relationship), domain-specific ontologies that map these concepts to specific management domains (e.g., RAN domain, CN domain), and reasoning relationships that capture semantics not present in the information models. Study how these ontologies relate to each other and to external SDOs (e.g., W3C, TM Forum, ETSI ENI, ITU-T, IEEE).</w:t>
      </w:r>
    </w:p>
    <w:p>
      <w:pPr>
        <w:pStyle w:val="B1"/>
        <w:keepLines/>
      </w:pPr>
      <w:r>
        <w:t>2. How to construct the ontology for the 6G management system and how to use it as a shared vocabulary and a consensual formal description of knowledge. Explore how to build ontology using existing 3GPP management information (NRM, performance measurements, alarm definitions) and operational knowledge (e.g., expert rules, troubleshooting guides, network topology).</w:t>
      </w:r>
    </w:p>
    <w:p>
      <w:pPr>
        <w:pStyle w:val="B1"/>
        <w:keepLines/>
      </w:pPr>
      <w:r>
        <w:t>3. Whether and how ontology could enable capabilities of semantics/knowledge network management, including the ability to perform reasoning over ontology-conformant knowledge.</w:t>
      </w:r>
    </w:p>
    <w:p>
      <w:pPr>
        <w:pStyle w:val="B1"/>
        <w:keepLines/>
      </w:pPr>
      <w:r>
        <w:t>4. Study the possible solution sets for ontology, e.g., using RDF Schema (RDFS) and the Web Ontology Language (OWL) [43], as defined in the W3C Semantic Web technology stack.</w:t>
      </w:r>
    </w:p>
    <w:p>
      <w:pPr>
        <w:pStyle w:val="B1"/>
        <w:keepLines/>
      </w:pPr>
      <w:ins w:id="1011" w:author="&lt;Company&gt;" w:date="2026-09-01T00:00:00Z">
        <w:r>
          <w:t>5. How an ontology or ontology profile used for knowledge exchange is uniquely identified, versioned, discovered and referenced by a knowledge instance.</w:t>
        </w:r>
      </w:ins>
    </w:p>
    <w:p>
      <w:pPr>
        <w:pStyle w:val="B1"/>
        <w:keepLines/>
      </w:pPr>
      <w:ins w:id="1012" w:author="&lt;Company&gt;" w:date="2026-09-01T00:00:00Z">
        <w:r>
          <w:t>6. How compatibility between ontology versions and profiles is expressed, including mapping, deprecation and replacement of ontology elements.</w:t>
        </w:r>
      </w:ins>
    </w:p>
    <w:p>
      <w:pPr>
        <w:pStyle w:val="B1"/>
        <w:keepLines/>
      </w:pPr>
      <w:ins w:id="1013" w:author="&lt;Company&gt;" w:date="2026-09-01T00:00:00Z">
        <w:r>
          <w:t>7. How a standardized baseline ontology can be extended by vendors or operators while preserving interpretation of the standardized subset.</w:t>
        </w:r>
      </w:ins>
    </w:p>
    <w:p>
      <w:pPr>
        <w:pStyle w:val="B1"/>
        <w:keepLines/>
      </w:pPr>
      <w:ins w:id="1014" w:author="&lt;Company&gt;" w:date="2026-09-01T00:00:00Z">
        <w:r>
          <w:t>8. Which conformance and fallback behaviour applies when a knowledge MnS consumer does not support an ontology extension or profile referenced by a knowledge instance.</w:t>
        </w:r>
      </w:ins>
    </w:p>
    <w:p>
      <w:pPr>
        <w:pStyle w:val="B1"/>
        <w:keepLines/>
      </w:pPr>
      <w:ins w:id="1015" w:author="&lt;Company&gt;" w:date="2026-09-01T00:00:00Z">
        <w:r>
          <w:t>9. How an implementation-specific internal ontology or representation is mapped at the knowledge MnS boundary. A purely internal model that is not exposed through an interoperable interface is outside the scope of standardization.</w:t>
        </w:r>
      </w:ins>
    </w:p>
    <w:p>
      <w:del w:id="900" w:author="&lt;Company&gt;" w:date="2026-09-01T00:00:00Z">
        <w:r>
          <w:delText>Editor’s Note: Further details are needed for this key issue.</w:delText>
        </w:r>
      </w:del>
    </w:p>
    <w:p>
      <w:pPr>
        <w:pStyle w:val="Heading4"/>
        <w:keepNext/>
        <w:keepLines/>
      </w:pPr>
      <w:r>
        <w:t>7.2.8.2 Potential Requirements</w:t>
      </w:r>
    </w:p>
    <w:p>
      <w:r>
        <w:t>REQ-ONT-y1: The 6G management system should support the definition of a baseline ontology that formalises knowledge.</w:t>
      </w:r>
    </w:p>
    <w:p>
      <w:r>
        <w:t>NOTE: The baseline ontology can be extended with vendor/operator extensions to cover use-case specificities.</w:t>
      </w:r>
    </w:p>
    <w:p>
      <w:r>
        <w:t>REQ-ONT-y2: The 6G management system should support the ontology to reference and map to existing 3GPP data models (e.g., NRM, performance measurements, alarm definitions).</w:t>
      </w:r>
    </w:p>
    <w:p>
      <w:ins w:id="1016" w:author="&lt;Company&gt;" w:date="2026-09-01T00:00:00Z">
        <w:r>
          <w:t>REQ-ONT-y3: The 6G management system should support unique identification and versioning of ontologies and ontology profiles used for interoperable knowledge exchange.</w:t>
        </w:r>
      </w:ins>
    </w:p>
    <w:p>
      <w:ins w:id="1017" w:author="&lt;Company&gt;" w:date="2026-09-01T00:00:00Z">
        <w:r>
          <w:t>REQ-ONT-y4: The 6G management system should support a governed extension mechanism for vendor-specific and operator-specific ontology elements.</w:t>
        </w:r>
      </w:ins>
    </w:p>
    <w:p>
      <w:ins w:id="1018" w:author="&lt;Company&gt;" w:date="2026-09-01T00:00:00Z">
        <w:r>
          <w:t>REQ-ONT-y5: Knowledge using an ontology extension should identify the extension and its relationship or mapping to the standardized baseline, when such a mapping exists.</w:t>
        </w:r>
      </w:ins>
    </w:p>
    <w:p>
      <w:ins w:id="1019" w:author="&lt;Company&gt;" w:date="2026-09-01T00:00:00Z">
        <w:r>
          <w:t>REQ-ONT-y6: A knowledge MnS producer should enable an authorized knowledge MnS consumer to determine the ontology or ontology profile required to interpret provided knowledge.</w:t>
        </w:r>
      </w:ins>
    </w:p>
    <w:tbl>
      <w:tblPr>
        <w:tblW w:type="auto" w:w="0"/>
        <w:jc w:val="center"/>
        <w:tblLayout w:type="fixed"/>
        <w:tblLook w:firstColumn="1" w:firstRow="1" w:lastColumn="0" w:lastRow="0" w:noHBand="0" w:noVBand="1" w:val="04A0"/>
      </w:tblPr>
      <w:tblGrid>
        <w:gridCol w:w="9639"/>
      </w:tblGrid>
      <w:tr>
        <w:tc>
          <w:tcPr>
            <w:tcW w:type="dxa" w:w="9638"/>
          </w:tcPr>
          <w:p>
            <w:pPr>
              <w:spacing w:after="0"/>
              <w:jc w:val="center"/>
            </w:pPr>
            <w:r>
              <w:rPr>
                <w:b/>
                <w:color w:val="0000FF"/>
              </w:rPr>
              <w:t>* * * End of Changes * * * *</w:t>
            </w:r>
          </w:p>
        </w:tc>
      </w:tr>
    </w:tbl>
    <w:sectPr w:rsidR="005D528F" w:rsidRPr="005D528F">
      <w:headerReference w:type="default" r:id="rId16"/>
      <w:footnotePr>
        <w:numRestart w:val="eachSect"/>
      </w:footnotePr>
      <w:pgSz w:w="11907" w:h="16840" w:code="9"/>
      <w:pgMar w:top="1418" w:right="1134" w:bottom="1134" w:left="1134" w:header="680" w:footer="56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456B" w14:textId="77777777" w:rsidR="00293B5E" w:rsidRDefault="00293B5E">
      <w:r>
        <w:separator/>
      </w:r>
    </w:p>
  </w:endnote>
  <w:endnote w:type="continuationSeparator" w:id="0">
    <w:p w14:paraId="4182A982" w14:textId="77777777" w:rsidR="00293B5E" w:rsidRDefault="00293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G Times (WN)">
    <w:altName w:val="Arial"/>
    <w:charset w:val="00"/>
    <w:family w:val="roma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CC12" w14:textId="77777777" w:rsidR="00293B5E" w:rsidRDefault="00293B5E">
      <w:r>
        <w:separator/>
      </w:r>
    </w:p>
  </w:footnote>
  <w:footnote w:type="continuationSeparator" w:id="0">
    <w:p w14:paraId="1ED893A7" w14:textId="77777777" w:rsidR="00293B5E" w:rsidRDefault="00293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F64D" w14:textId="77777777" w:rsidR="00C93D83" w:rsidRDefault="00B41104">
    <w:pPr>
      <w:pStyle w:val="Header"/>
      <w:tabs>
        <w:tab w:val="right" w:pos="963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330DB"/>
    <w:multiLevelType w:val="singleLevel"/>
    <w:tmpl w:val="B33330DB"/>
    <w:lvl w:ilvl="0">
      <w:start w:val="1"/>
      <w:numFmt w:val="decimal"/>
      <w:lvlText w:val="%1."/>
      <w:lvlJc w:val="left"/>
      <w:pPr>
        <w:ind w:left="425" w:hanging="425"/>
      </w:pPr>
      <w:rPr>
        <w:rFonts w:hint="default"/>
      </w:rPr>
    </w:lvl>
  </w:abstractNum>
  <w:abstractNum w:abstractNumId="1" w15:restartNumberingAfterBreak="0">
    <w:nsid w:val="030D3BE4"/>
    <w:multiLevelType w:val="hybridMultilevel"/>
    <w:tmpl w:val="4276F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D68F7"/>
    <w:multiLevelType w:val="hybridMultilevel"/>
    <w:tmpl w:val="12440710"/>
    <w:lvl w:ilvl="0" w:tplc="36F84C22">
      <w:start w:val="1"/>
      <w:numFmt w:val="bullet"/>
      <w:lvlText w:val=""/>
      <w:lvlJc w:val="left"/>
      <w:pPr>
        <w:tabs>
          <w:tab w:val="num" w:pos="720"/>
        </w:tabs>
        <w:ind w:left="720" w:hanging="360"/>
      </w:pPr>
      <w:rPr>
        <w:rFonts w:ascii="Symbol" w:hAnsi="Symbol" w:hint="default"/>
      </w:rPr>
    </w:lvl>
    <w:lvl w:ilvl="1" w:tplc="45AE9FD6">
      <w:start w:val="1"/>
      <w:numFmt w:val="bullet"/>
      <w:lvlText w:val=""/>
      <w:lvlJc w:val="left"/>
      <w:pPr>
        <w:tabs>
          <w:tab w:val="num" w:pos="1440"/>
        </w:tabs>
        <w:ind w:left="1440" w:hanging="360"/>
      </w:pPr>
      <w:rPr>
        <w:rFonts w:ascii="Symbol" w:hAnsi="Symbol" w:hint="default"/>
      </w:rPr>
    </w:lvl>
    <w:lvl w:ilvl="2" w:tplc="85B4C110" w:tentative="1">
      <w:start w:val="1"/>
      <w:numFmt w:val="bullet"/>
      <w:lvlText w:val=""/>
      <w:lvlJc w:val="left"/>
      <w:pPr>
        <w:tabs>
          <w:tab w:val="num" w:pos="2160"/>
        </w:tabs>
        <w:ind w:left="2160" w:hanging="360"/>
      </w:pPr>
      <w:rPr>
        <w:rFonts w:ascii="Symbol" w:hAnsi="Symbol" w:hint="default"/>
      </w:rPr>
    </w:lvl>
    <w:lvl w:ilvl="3" w:tplc="FE90627A" w:tentative="1">
      <w:start w:val="1"/>
      <w:numFmt w:val="bullet"/>
      <w:lvlText w:val=""/>
      <w:lvlJc w:val="left"/>
      <w:pPr>
        <w:tabs>
          <w:tab w:val="num" w:pos="2880"/>
        </w:tabs>
        <w:ind w:left="2880" w:hanging="360"/>
      </w:pPr>
      <w:rPr>
        <w:rFonts w:ascii="Symbol" w:hAnsi="Symbol" w:hint="default"/>
      </w:rPr>
    </w:lvl>
    <w:lvl w:ilvl="4" w:tplc="668EE210" w:tentative="1">
      <w:start w:val="1"/>
      <w:numFmt w:val="bullet"/>
      <w:lvlText w:val=""/>
      <w:lvlJc w:val="left"/>
      <w:pPr>
        <w:tabs>
          <w:tab w:val="num" w:pos="3600"/>
        </w:tabs>
        <w:ind w:left="3600" w:hanging="360"/>
      </w:pPr>
      <w:rPr>
        <w:rFonts w:ascii="Symbol" w:hAnsi="Symbol" w:hint="default"/>
      </w:rPr>
    </w:lvl>
    <w:lvl w:ilvl="5" w:tplc="01E89E46" w:tentative="1">
      <w:start w:val="1"/>
      <w:numFmt w:val="bullet"/>
      <w:lvlText w:val=""/>
      <w:lvlJc w:val="left"/>
      <w:pPr>
        <w:tabs>
          <w:tab w:val="num" w:pos="4320"/>
        </w:tabs>
        <w:ind w:left="4320" w:hanging="360"/>
      </w:pPr>
      <w:rPr>
        <w:rFonts w:ascii="Symbol" w:hAnsi="Symbol" w:hint="default"/>
      </w:rPr>
    </w:lvl>
    <w:lvl w:ilvl="6" w:tplc="672A0DBA" w:tentative="1">
      <w:start w:val="1"/>
      <w:numFmt w:val="bullet"/>
      <w:lvlText w:val=""/>
      <w:lvlJc w:val="left"/>
      <w:pPr>
        <w:tabs>
          <w:tab w:val="num" w:pos="5040"/>
        </w:tabs>
        <w:ind w:left="5040" w:hanging="360"/>
      </w:pPr>
      <w:rPr>
        <w:rFonts w:ascii="Symbol" w:hAnsi="Symbol" w:hint="default"/>
      </w:rPr>
    </w:lvl>
    <w:lvl w:ilvl="7" w:tplc="FA205C9C" w:tentative="1">
      <w:start w:val="1"/>
      <w:numFmt w:val="bullet"/>
      <w:lvlText w:val=""/>
      <w:lvlJc w:val="left"/>
      <w:pPr>
        <w:tabs>
          <w:tab w:val="num" w:pos="5760"/>
        </w:tabs>
        <w:ind w:left="5760" w:hanging="360"/>
      </w:pPr>
      <w:rPr>
        <w:rFonts w:ascii="Symbol" w:hAnsi="Symbol" w:hint="default"/>
      </w:rPr>
    </w:lvl>
    <w:lvl w:ilvl="8" w:tplc="2CC881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84C4591"/>
    <w:multiLevelType w:val="hybridMultilevel"/>
    <w:tmpl w:val="01BA75A6"/>
    <w:lvl w:ilvl="0" w:tplc="C08AE428">
      <w:start w:val="1"/>
      <w:numFmt w:val="bullet"/>
      <w:lvlText w:val=""/>
      <w:lvlJc w:val="left"/>
      <w:pPr>
        <w:tabs>
          <w:tab w:val="num" w:pos="720"/>
        </w:tabs>
        <w:ind w:left="720" w:hanging="360"/>
      </w:pPr>
      <w:rPr>
        <w:rFonts w:ascii="Symbol" w:hAnsi="Symbol" w:hint="default"/>
      </w:rPr>
    </w:lvl>
    <w:lvl w:ilvl="1" w:tplc="66F07690" w:tentative="1">
      <w:start w:val="1"/>
      <w:numFmt w:val="bullet"/>
      <w:lvlText w:val=""/>
      <w:lvlJc w:val="left"/>
      <w:pPr>
        <w:tabs>
          <w:tab w:val="num" w:pos="1440"/>
        </w:tabs>
        <w:ind w:left="1440" w:hanging="360"/>
      </w:pPr>
      <w:rPr>
        <w:rFonts w:ascii="Symbol" w:hAnsi="Symbol" w:hint="default"/>
      </w:rPr>
    </w:lvl>
    <w:lvl w:ilvl="2" w:tplc="0B669212" w:tentative="1">
      <w:start w:val="1"/>
      <w:numFmt w:val="bullet"/>
      <w:lvlText w:val=""/>
      <w:lvlJc w:val="left"/>
      <w:pPr>
        <w:tabs>
          <w:tab w:val="num" w:pos="2160"/>
        </w:tabs>
        <w:ind w:left="2160" w:hanging="360"/>
      </w:pPr>
      <w:rPr>
        <w:rFonts w:ascii="Symbol" w:hAnsi="Symbol" w:hint="default"/>
      </w:rPr>
    </w:lvl>
    <w:lvl w:ilvl="3" w:tplc="6046F9E6" w:tentative="1">
      <w:start w:val="1"/>
      <w:numFmt w:val="bullet"/>
      <w:lvlText w:val=""/>
      <w:lvlJc w:val="left"/>
      <w:pPr>
        <w:tabs>
          <w:tab w:val="num" w:pos="2880"/>
        </w:tabs>
        <w:ind w:left="2880" w:hanging="360"/>
      </w:pPr>
      <w:rPr>
        <w:rFonts w:ascii="Symbol" w:hAnsi="Symbol" w:hint="default"/>
      </w:rPr>
    </w:lvl>
    <w:lvl w:ilvl="4" w:tplc="AC2EFABA" w:tentative="1">
      <w:start w:val="1"/>
      <w:numFmt w:val="bullet"/>
      <w:lvlText w:val=""/>
      <w:lvlJc w:val="left"/>
      <w:pPr>
        <w:tabs>
          <w:tab w:val="num" w:pos="3600"/>
        </w:tabs>
        <w:ind w:left="3600" w:hanging="360"/>
      </w:pPr>
      <w:rPr>
        <w:rFonts w:ascii="Symbol" w:hAnsi="Symbol" w:hint="default"/>
      </w:rPr>
    </w:lvl>
    <w:lvl w:ilvl="5" w:tplc="716479C8" w:tentative="1">
      <w:start w:val="1"/>
      <w:numFmt w:val="bullet"/>
      <w:lvlText w:val=""/>
      <w:lvlJc w:val="left"/>
      <w:pPr>
        <w:tabs>
          <w:tab w:val="num" w:pos="4320"/>
        </w:tabs>
        <w:ind w:left="4320" w:hanging="360"/>
      </w:pPr>
      <w:rPr>
        <w:rFonts w:ascii="Symbol" w:hAnsi="Symbol" w:hint="default"/>
      </w:rPr>
    </w:lvl>
    <w:lvl w:ilvl="6" w:tplc="76A29784" w:tentative="1">
      <w:start w:val="1"/>
      <w:numFmt w:val="bullet"/>
      <w:lvlText w:val=""/>
      <w:lvlJc w:val="left"/>
      <w:pPr>
        <w:tabs>
          <w:tab w:val="num" w:pos="5040"/>
        </w:tabs>
        <w:ind w:left="5040" w:hanging="360"/>
      </w:pPr>
      <w:rPr>
        <w:rFonts w:ascii="Symbol" w:hAnsi="Symbol" w:hint="default"/>
      </w:rPr>
    </w:lvl>
    <w:lvl w:ilvl="7" w:tplc="2716BBCE" w:tentative="1">
      <w:start w:val="1"/>
      <w:numFmt w:val="bullet"/>
      <w:lvlText w:val=""/>
      <w:lvlJc w:val="left"/>
      <w:pPr>
        <w:tabs>
          <w:tab w:val="num" w:pos="5760"/>
        </w:tabs>
        <w:ind w:left="5760" w:hanging="360"/>
      </w:pPr>
      <w:rPr>
        <w:rFonts w:ascii="Symbol" w:hAnsi="Symbol" w:hint="default"/>
      </w:rPr>
    </w:lvl>
    <w:lvl w:ilvl="8" w:tplc="4A2E484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08B21C2"/>
    <w:multiLevelType w:val="hybridMultilevel"/>
    <w:tmpl w:val="6CB61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5231B"/>
    <w:multiLevelType w:val="hybridMultilevel"/>
    <w:tmpl w:val="7882A3BE"/>
    <w:lvl w:ilvl="0" w:tplc="271CDD54">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03151"/>
    <w:multiLevelType w:val="hybridMultilevel"/>
    <w:tmpl w:val="340639F4"/>
    <w:lvl w:ilvl="0" w:tplc="A5DA083A">
      <w:start w:val="1"/>
      <w:numFmt w:val="bullet"/>
      <w:lvlText w:val=""/>
      <w:lvlJc w:val="left"/>
      <w:pPr>
        <w:ind w:left="420" w:hanging="420"/>
      </w:pPr>
      <w:rPr>
        <w:rFonts w:ascii="Wingdings" w:hAnsi="Wingdings" w:hint="default"/>
      </w:rPr>
    </w:lvl>
    <w:lvl w:ilvl="1" w:tplc="04090003">
      <w:start w:val="1"/>
      <w:numFmt w:val="bullet"/>
      <w:lvlText w:val="o"/>
      <w:lvlJc w:val="left"/>
      <w:pPr>
        <w:ind w:left="840" w:hanging="420"/>
      </w:pPr>
      <w:rPr>
        <w:rFonts w:ascii="Courier New" w:hAnsi="Courier New" w:cs="Courier New"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7" w15:restartNumberingAfterBreak="0">
    <w:nsid w:val="37032BE7"/>
    <w:multiLevelType w:val="hybridMultilevel"/>
    <w:tmpl w:val="D5803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C52"/>
    <w:multiLevelType w:val="hybridMultilevel"/>
    <w:tmpl w:val="18E43CCA"/>
    <w:lvl w:ilvl="0" w:tplc="6B6EEFDA">
      <w:start w:val="1"/>
      <w:numFmt w:val="bullet"/>
      <w:lvlText w:val=""/>
      <w:lvlJc w:val="left"/>
      <w:pPr>
        <w:ind w:left="1080" w:hanging="360"/>
      </w:pPr>
      <w:rPr>
        <w:rFonts w:ascii="Symbol" w:hAnsi="Symbol"/>
      </w:rPr>
    </w:lvl>
    <w:lvl w:ilvl="1" w:tplc="2B48E6FC">
      <w:start w:val="1"/>
      <w:numFmt w:val="bullet"/>
      <w:lvlText w:val=""/>
      <w:lvlJc w:val="left"/>
      <w:pPr>
        <w:ind w:left="1080" w:hanging="360"/>
      </w:pPr>
      <w:rPr>
        <w:rFonts w:ascii="Symbol" w:hAnsi="Symbol"/>
      </w:rPr>
    </w:lvl>
    <w:lvl w:ilvl="2" w:tplc="E4F2A650">
      <w:start w:val="1"/>
      <w:numFmt w:val="bullet"/>
      <w:lvlText w:val=""/>
      <w:lvlJc w:val="left"/>
      <w:pPr>
        <w:ind w:left="1080" w:hanging="360"/>
      </w:pPr>
      <w:rPr>
        <w:rFonts w:ascii="Symbol" w:hAnsi="Symbol"/>
      </w:rPr>
    </w:lvl>
    <w:lvl w:ilvl="3" w:tplc="EDCA054A">
      <w:start w:val="1"/>
      <w:numFmt w:val="bullet"/>
      <w:lvlText w:val=""/>
      <w:lvlJc w:val="left"/>
      <w:pPr>
        <w:ind w:left="1080" w:hanging="360"/>
      </w:pPr>
      <w:rPr>
        <w:rFonts w:ascii="Symbol" w:hAnsi="Symbol"/>
      </w:rPr>
    </w:lvl>
    <w:lvl w:ilvl="4" w:tplc="5E241950">
      <w:start w:val="1"/>
      <w:numFmt w:val="bullet"/>
      <w:lvlText w:val=""/>
      <w:lvlJc w:val="left"/>
      <w:pPr>
        <w:ind w:left="1080" w:hanging="360"/>
      </w:pPr>
      <w:rPr>
        <w:rFonts w:ascii="Symbol" w:hAnsi="Symbol"/>
      </w:rPr>
    </w:lvl>
    <w:lvl w:ilvl="5" w:tplc="5BDC5E20">
      <w:start w:val="1"/>
      <w:numFmt w:val="bullet"/>
      <w:lvlText w:val=""/>
      <w:lvlJc w:val="left"/>
      <w:pPr>
        <w:ind w:left="1080" w:hanging="360"/>
      </w:pPr>
      <w:rPr>
        <w:rFonts w:ascii="Symbol" w:hAnsi="Symbol"/>
      </w:rPr>
    </w:lvl>
    <w:lvl w:ilvl="6" w:tplc="4EC66D24">
      <w:start w:val="1"/>
      <w:numFmt w:val="bullet"/>
      <w:lvlText w:val=""/>
      <w:lvlJc w:val="left"/>
      <w:pPr>
        <w:ind w:left="1080" w:hanging="360"/>
      </w:pPr>
      <w:rPr>
        <w:rFonts w:ascii="Symbol" w:hAnsi="Symbol"/>
      </w:rPr>
    </w:lvl>
    <w:lvl w:ilvl="7" w:tplc="5BF42E1C">
      <w:start w:val="1"/>
      <w:numFmt w:val="bullet"/>
      <w:lvlText w:val=""/>
      <w:lvlJc w:val="left"/>
      <w:pPr>
        <w:ind w:left="1080" w:hanging="360"/>
      </w:pPr>
      <w:rPr>
        <w:rFonts w:ascii="Symbol" w:hAnsi="Symbol"/>
      </w:rPr>
    </w:lvl>
    <w:lvl w:ilvl="8" w:tplc="67C09E9C">
      <w:start w:val="1"/>
      <w:numFmt w:val="bullet"/>
      <w:lvlText w:val=""/>
      <w:lvlJc w:val="left"/>
      <w:pPr>
        <w:ind w:left="1080" w:hanging="360"/>
      </w:pPr>
      <w:rPr>
        <w:rFonts w:ascii="Symbol" w:hAnsi="Symbol"/>
      </w:rPr>
    </w:lvl>
  </w:abstractNum>
  <w:abstractNum w:abstractNumId="9" w15:restartNumberingAfterBreak="0">
    <w:nsid w:val="51986E8E"/>
    <w:multiLevelType w:val="hybridMultilevel"/>
    <w:tmpl w:val="3B20CCAC"/>
    <w:lvl w:ilvl="0" w:tplc="098CAE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D63E4F"/>
    <w:multiLevelType w:val="hybridMultilevel"/>
    <w:tmpl w:val="A676A972"/>
    <w:lvl w:ilvl="0" w:tplc="3DEA8584">
      <w:start w:val="6"/>
      <w:numFmt w:val="bullet"/>
      <w:lvlText w:val="-"/>
      <w:lvlJc w:val="left"/>
      <w:pPr>
        <w:ind w:left="560" w:hanging="360"/>
      </w:pPr>
      <w:rPr>
        <w:rFonts w:ascii="Times New Roman" w:eastAsia="SimSun" w:hAnsi="Times New Roman"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1" w15:restartNumberingAfterBreak="0">
    <w:nsid w:val="56084872"/>
    <w:multiLevelType w:val="hybridMultilevel"/>
    <w:tmpl w:val="018EE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727A1"/>
    <w:multiLevelType w:val="hybridMultilevel"/>
    <w:tmpl w:val="FA74DE7C"/>
    <w:lvl w:ilvl="0" w:tplc="FA9E4A0C">
      <w:start w:val="1"/>
      <w:numFmt w:val="bullet"/>
      <w:lvlText w:val=""/>
      <w:lvlJc w:val="left"/>
      <w:pPr>
        <w:ind w:left="1080" w:hanging="360"/>
      </w:pPr>
      <w:rPr>
        <w:rFonts w:ascii="Symbol" w:hAnsi="Symbol"/>
      </w:rPr>
    </w:lvl>
    <w:lvl w:ilvl="1" w:tplc="16EE23D2">
      <w:start w:val="1"/>
      <w:numFmt w:val="bullet"/>
      <w:lvlText w:val=""/>
      <w:lvlJc w:val="left"/>
      <w:pPr>
        <w:ind w:left="1080" w:hanging="360"/>
      </w:pPr>
      <w:rPr>
        <w:rFonts w:ascii="Symbol" w:hAnsi="Symbol"/>
      </w:rPr>
    </w:lvl>
    <w:lvl w:ilvl="2" w:tplc="BBB2392A">
      <w:start w:val="1"/>
      <w:numFmt w:val="bullet"/>
      <w:lvlText w:val=""/>
      <w:lvlJc w:val="left"/>
      <w:pPr>
        <w:ind w:left="1080" w:hanging="360"/>
      </w:pPr>
      <w:rPr>
        <w:rFonts w:ascii="Symbol" w:hAnsi="Symbol"/>
      </w:rPr>
    </w:lvl>
    <w:lvl w:ilvl="3" w:tplc="80826C88">
      <w:start w:val="1"/>
      <w:numFmt w:val="bullet"/>
      <w:lvlText w:val=""/>
      <w:lvlJc w:val="left"/>
      <w:pPr>
        <w:ind w:left="1080" w:hanging="360"/>
      </w:pPr>
      <w:rPr>
        <w:rFonts w:ascii="Symbol" w:hAnsi="Symbol"/>
      </w:rPr>
    </w:lvl>
    <w:lvl w:ilvl="4" w:tplc="3BCC7486">
      <w:start w:val="1"/>
      <w:numFmt w:val="bullet"/>
      <w:lvlText w:val=""/>
      <w:lvlJc w:val="left"/>
      <w:pPr>
        <w:ind w:left="1080" w:hanging="360"/>
      </w:pPr>
      <w:rPr>
        <w:rFonts w:ascii="Symbol" w:hAnsi="Symbol"/>
      </w:rPr>
    </w:lvl>
    <w:lvl w:ilvl="5" w:tplc="C8B2CC44">
      <w:start w:val="1"/>
      <w:numFmt w:val="bullet"/>
      <w:lvlText w:val=""/>
      <w:lvlJc w:val="left"/>
      <w:pPr>
        <w:ind w:left="1080" w:hanging="360"/>
      </w:pPr>
      <w:rPr>
        <w:rFonts w:ascii="Symbol" w:hAnsi="Symbol"/>
      </w:rPr>
    </w:lvl>
    <w:lvl w:ilvl="6" w:tplc="0218B91E">
      <w:start w:val="1"/>
      <w:numFmt w:val="bullet"/>
      <w:lvlText w:val=""/>
      <w:lvlJc w:val="left"/>
      <w:pPr>
        <w:ind w:left="1080" w:hanging="360"/>
      </w:pPr>
      <w:rPr>
        <w:rFonts w:ascii="Symbol" w:hAnsi="Symbol"/>
      </w:rPr>
    </w:lvl>
    <w:lvl w:ilvl="7" w:tplc="67663BC6">
      <w:start w:val="1"/>
      <w:numFmt w:val="bullet"/>
      <w:lvlText w:val=""/>
      <w:lvlJc w:val="left"/>
      <w:pPr>
        <w:ind w:left="1080" w:hanging="360"/>
      </w:pPr>
      <w:rPr>
        <w:rFonts w:ascii="Symbol" w:hAnsi="Symbol"/>
      </w:rPr>
    </w:lvl>
    <w:lvl w:ilvl="8" w:tplc="6D7A3DC4">
      <w:start w:val="1"/>
      <w:numFmt w:val="bullet"/>
      <w:lvlText w:val=""/>
      <w:lvlJc w:val="left"/>
      <w:pPr>
        <w:ind w:left="1080" w:hanging="360"/>
      </w:pPr>
      <w:rPr>
        <w:rFonts w:ascii="Symbol" w:hAnsi="Symbol"/>
      </w:rPr>
    </w:lvl>
  </w:abstractNum>
  <w:abstractNum w:abstractNumId="13" w15:restartNumberingAfterBreak="0">
    <w:nsid w:val="6146B542"/>
    <w:multiLevelType w:val="singleLevel"/>
    <w:tmpl w:val="6146B542"/>
    <w:lvl w:ilvl="0">
      <w:start w:val="1"/>
      <w:numFmt w:val="decimal"/>
      <w:lvlText w:val="%1."/>
      <w:lvlJc w:val="left"/>
      <w:pPr>
        <w:ind w:left="425" w:hanging="425"/>
      </w:pPr>
      <w:rPr>
        <w:rFonts w:hint="default"/>
      </w:rPr>
    </w:lvl>
  </w:abstractNum>
  <w:abstractNum w:abstractNumId="14" w15:restartNumberingAfterBreak="0">
    <w:nsid w:val="72BF6168"/>
    <w:multiLevelType w:val="hybridMultilevel"/>
    <w:tmpl w:val="3B2EB07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77375990"/>
    <w:multiLevelType w:val="hybridMultilevel"/>
    <w:tmpl w:val="5FF4916A"/>
    <w:lvl w:ilvl="0" w:tplc="0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B1941DF"/>
    <w:multiLevelType w:val="multilevel"/>
    <w:tmpl w:val="A89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88830">
    <w:abstractNumId w:val="2"/>
  </w:num>
  <w:num w:numId="2" w16cid:durableId="2055225815">
    <w:abstractNumId w:val="3"/>
  </w:num>
  <w:num w:numId="3" w16cid:durableId="796723744">
    <w:abstractNumId w:val="6"/>
  </w:num>
  <w:num w:numId="4" w16cid:durableId="1082532755">
    <w:abstractNumId w:val="14"/>
  </w:num>
  <w:num w:numId="5" w16cid:durableId="1702395393">
    <w:abstractNumId w:val="9"/>
  </w:num>
  <w:num w:numId="6" w16cid:durableId="1206527323">
    <w:abstractNumId w:val="5"/>
  </w:num>
  <w:num w:numId="7" w16cid:durableId="415594405">
    <w:abstractNumId w:val="10"/>
  </w:num>
  <w:num w:numId="8" w16cid:durableId="1805155439">
    <w:abstractNumId w:val="8"/>
  </w:num>
  <w:num w:numId="9" w16cid:durableId="2061972719">
    <w:abstractNumId w:val="12"/>
  </w:num>
  <w:num w:numId="10" w16cid:durableId="2117752183">
    <w:abstractNumId w:val="1"/>
  </w:num>
  <w:num w:numId="11" w16cid:durableId="508637772">
    <w:abstractNumId w:val="13"/>
  </w:num>
  <w:num w:numId="12" w16cid:durableId="136731063">
    <w:abstractNumId w:val="0"/>
  </w:num>
  <w:num w:numId="13" w16cid:durableId="1060711948">
    <w:abstractNumId w:val="11"/>
  </w:num>
  <w:num w:numId="14" w16cid:durableId="163786993">
    <w:abstractNumId w:val="4"/>
  </w:num>
  <w:num w:numId="15" w16cid:durableId="1425108464">
    <w:abstractNumId w:val="16"/>
  </w:num>
  <w:num w:numId="16" w16cid:durableId="868031390">
    <w:abstractNumId w:val="15"/>
  </w:num>
  <w:num w:numId="17" w16cid:durableId="6704478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ning Wang">
    <w15:presenceInfo w15:providerId="None" w15:userId="Zhaoning Wang"/>
  </w15:person>
  <w15:person w15:author="S5-263264">
    <w15:presenceInfo w15:providerId="None" w15:userId="S5-263264"/>
  </w15:person>
  <w15:person w15:author="eri-d2">
    <w15:presenceInfo w15:providerId="None" w15:userId="eri-d2"/>
  </w15:person>
  <w15:person w15:author="S5-263114">
    <w15:presenceInfo w15:providerId="None" w15:userId="S5-263114"/>
  </w15:person>
  <w15:person w15:author="moderator-d1">
    <w15:presenceInfo w15:providerId="None" w15:userId="moderator-d1"/>
  </w15:person>
  <w15:person w15:author="S5-263254">
    <w15:presenceInfo w15:providerId="None" w15:userId="S5-263254"/>
  </w15:person>
  <w15:person w15:author="eri-d4">
    <w15:presenceInfo w15:providerId="None" w15:userId="eri-d4"/>
  </w15:person>
  <w15:person w15:author="Moderator">
    <w15:presenceInfo w15:providerId="None" w15:userId="Moderator"/>
  </w15:person>
  <w15:person w15:author="S5-263251">
    <w15:presenceInfo w15:providerId="None" w15:userId="S5-263251"/>
  </w15:person>
  <w15:person w15:author="S5-263115">
    <w15:presenceInfo w15:providerId="None" w15:userId="S5-263115"/>
  </w15:person>
  <w15:person w15:author="eri-d5">
    <w15:presenceInfo w15:providerId="None" w15:userId="eri-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a0NDC3MDE3MDI3tjBQ0lEKTi0uzszPAykwqQUAWcNB7ywAAAA="/>
  </w:docVars>
  <w:rsids>
    <w:rsidRoot w:val="00C93D83"/>
    <w:rsid w:val="000049AF"/>
    <w:rsid w:val="0000652E"/>
    <w:rsid w:val="00007E73"/>
    <w:rsid w:val="00010B26"/>
    <w:rsid w:val="0001336F"/>
    <w:rsid w:val="00014635"/>
    <w:rsid w:val="000206A6"/>
    <w:rsid w:val="00022419"/>
    <w:rsid w:val="000233B3"/>
    <w:rsid w:val="00031BB3"/>
    <w:rsid w:val="00031ED5"/>
    <w:rsid w:val="000321DC"/>
    <w:rsid w:val="00032590"/>
    <w:rsid w:val="000344AB"/>
    <w:rsid w:val="00042023"/>
    <w:rsid w:val="00042B7E"/>
    <w:rsid w:val="00044E93"/>
    <w:rsid w:val="000455FE"/>
    <w:rsid w:val="00045DFC"/>
    <w:rsid w:val="00047546"/>
    <w:rsid w:val="00047552"/>
    <w:rsid w:val="000521A8"/>
    <w:rsid w:val="0005228C"/>
    <w:rsid w:val="00053018"/>
    <w:rsid w:val="00054D8C"/>
    <w:rsid w:val="0005598F"/>
    <w:rsid w:val="0005744C"/>
    <w:rsid w:val="000600A2"/>
    <w:rsid w:val="00060B33"/>
    <w:rsid w:val="00060F5A"/>
    <w:rsid w:val="00062DE6"/>
    <w:rsid w:val="00063ACD"/>
    <w:rsid w:val="000723B3"/>
    <w:rsid w:val="000736E8"/>
    <w:rsid w:val="00081B76"/>
    <w:rsid w:val="00081EB9"/>
    <w:rsid w:val="000842C8"/>
    <w:rsid w:val="000875E4"/>
    <w:rsid w:val="00091341"/>
    <w:rsid w:val="0009326D"/>
    <w:rsid w:val="000A2471"/>
    <w:rsid w:val="000A39C4"/>
    <w:rsid w:val="000A7A4D"/>
    <w:rsid w:val="000B4B4D"/>
    <w:rsid w:val="000B5368"/>
    <w:rsid w:val="000B59EB"/>
    <w:rsid w:val="000B7EED"/>
    <w:rsid w:val="000C198B"/>
    <w:rsid w:val="000C372F"/>
    <w:rsid w:val="000C3B9B"/>
    <w:rsid w:val="000C6A56"/>
    <w:rsid w:val="000C7398"/>
    <w:rsid w:val="000D006F"/>
    <w:rsid w:val="000D3BF0"/>
    <w:rsid w:val="000D6494"/>
    <w:rsid w:val="000D6B87"/>
    <w:rsid w:val="000D7B2D"/>
    <w:rsid w:val="000E4A5B"/>
    <w:rsid w:val="000F0662"/>
    <w:rsid w:val="000F3341"/>
    <w:rsid w:val="000F4B83"/>
    <w:rsid w:val="000F7992"/>
    <w:rsid w:val="0010157A"/>
    <w:rsid w:val="00102D59"/>
    <w:rsid w:val="00103C89"/>
    <w:rsid w:val="0010504F"/>
    <w:rsid w:val="0011018A"/>
    <w:rsid w:val="00110F73"/>
    <w:rsid w:val="00112450"/>
    <w:rsid w:val="00113BFB"/>
    <w:rsid w:val="001152C8"/>
    <w:rsid w:val="00116522"/>
    <w:rsid w:val="001168F3"/>
    <w:rsid w:val="001169EF"/>
    <w:rsid w:val="00116EF2"/>
    <w:rsid w:val="0012091E"/>
    <w:rsid w:val="00124080"/>
    <w:rsid w:val="00125212"/>
    <w:rsid w:val="0012627B"/>
    <w:rsid w:val="001307D8"/>
    <w:rsid w:val="0013737C"/>
    <w:rsid w:val="0015659D"/>
    <w:rsid w:val="001604A8"/>
    <w:rsid w:val="00161763"/>
    <w:rsid w:val="001637D2"/>
    <w:rsid w:val="00163CDE"/>
    <w:rsid w:val="001665E3"/>
    <w:rsid w:val="0017180D"/>
    <w:rsid w:val="00171D77"/>
    <w:rsid w:val="00171FB2"/>
    <w:rsid w:val="00174CAE"/>
    <w:rsid w:val="00180045"/>
    <w:rsid w:val="00180B60"/>
    <w:rsid w:val="00182985"/>
    <w:rsid w:val="00184CFE"/>
    <w:rsid w:val="001872FF"/>
    <w:rsid w:val="001903AA"/>
    <w:rsid w:val="001A37E5"/>
    <w:rsid w:val="001A6975"/>
    <w:rsid w:val="001B093A"/>
    <w:rsid w:val="001B09D9"/>
    <w:rsid w:val="001B542D"/>
    <w:rsid w:val="001B7E53"/>
    <w:rsid w:val="001B7F4A"/>
    <w:rsid w:val="001C36F9"/>
    <w:rsid w:val="001C5CF1"/>
    <w:rsid w:val="001C6B26"/>
    <w:rsid w:val="001D13CC"/>
    <w:rsid w:val="001D20C4"/>
    <w:rsid w:val="001D3679"/>
    <w:rsid w:val="001E048C"/>
    <w:rsid w:val="001E39B1"/>
    <w:rsid w:val="001E45B5"/>
    <w:rsid w:val="001F0049"/>
    <w:rsid w:val="001F160B"/>
    <w:rsid w:val="001F5F89"/>
    <w:rsid w:val="00203A30"/>
    <w:rsid w:val="00207DB0"/>
    <w:rsid w:val="0021096F"/>
    <w:rsid w:val="00210EE7"/>
    <w:rsid w:val="00214DF0"/>
    <w:rsid w:val="00220F60"/>
    <w:rsid w:val="002221D7"/>
    <w:rsid w:val="00222A3C"/>
    <w:rsid w:val="00222B4A"/>
    <w:rsid w:val="0023081A"/>
    <w:rsid w:val="002330B2"/>
    <w:rsid w:val="0023342B"/>
    <w:rsid w:val="002362F6"/>
    <w:rsid w:val="00236633"/>
    <w:rsid w:val="00240339"/>
    <w:rsid w:val="002435C9"/>
    <w:rsid w:val="002474B7"/>
    <w:rsid w:val="00247EA2"/>
    <w:rsid w:val="0025234B"/>
    <w:rsid w:val="00254353"/>
    <w:rsid w:val="002624F1"/>
    <w:rsid w:val="0026569A"/>
    <w:rsid w:val="00266561"/>
    <w:rsid w:val="002666AA"/>
    <w:rsid w:val="002710E7"/>
    <w:rsid w:val="002713E3"/>
    <w:rsid w:val="00273475"/>
    <w:rsid w:val="002738B6"/>
    <w:rsid w:val="00276B03"/>
    <w:rsid w:val="0028529B"/>
    <w:rsid w:val="00285922"/>
    <w:rsid w:val="00285D0B"/>
    <w:rsid w:val="00286BA9"/>
    <w:rsid w:val="00293B5E"/>
    <w:rsid w:val="002A0287"/>
    <w:rsid w:val="002A15DE"/>
    <w:rsid w:val="002A2BC0"/>
    <w:rsid w:val="002A526B"/>
    <w:rsid w:val="002B3D8A"/>
    <w:rsid w:val="002B5134"/>
    <w:rsid w:val="002B58D2"/>
    <w:rsid w:val="002B5FAC"/>
    <w:rsid w:val="002C0EFC"/>
    <w:rsid w:val="002C2962"/>
    <w:rsid w:val="002D2E95"/>
    <w:rsid w:val="002D4AE7"/>
    <w:rsid w:val="002D60E8"/>
    <w:rsid w:val="002E47EF"/>
    <w:rsid w:val="002E618A"/>
    <w:rsid w:val="003003BF"/>
    <w:rsid w:val="003040F1"/>
    <w:rsid w:val="00304395"/>
    <w:rsid w:val="00304AF0"/>
    <w:rsid w:val="0030546F"/>
    <w:rsid w:val="0030602B"/>
    <w:rsid w:val="0030723F"/>
    <w:rsid w:val="003105BA"/>
    <w:rsid w:val="00313405"/>
    <w:rsid w:val="00315522"/>
    <w:rsid w:val="0031667B"/>
    <w:rsid w:val="003225C7"/>
    <w:rsid w:val="00322C41"/>
    <w:rsid w:val="00325E04"/>
    <w:rsid w:val="003317C7"/>
    <w:rsid w:val="00332676"/>
    <w:rsid w:val="003344E4"/>
    <w:rsid w:val="00335D72"/>
    <w:rsid w:val="003377F1"/>
    <w:rsid w:val="00340CFB"/>
    <w:rsid w:val="00351455"/>
    <w:rsid w:val="00353E39"/>
    <w:rsid w:val="00354E3E"/>
    <w:rsid w:val="0036036A"/>
    <w:rsid w:val="00366BD0"/>
    <w:rsid w:val="00366F68"/>
    <w:rsid w:val="00367AE7"/>
    <w:rsid w:val="0037170E"/>
    <w:rsid w:val="00384FE4"/>
    <w:rsid w:val="0038706D"/>
    <w:rsid w:val="003927B0"/>
    <w:rsid w:val="00395D35"/>
    <w:rsid w:val="003A240A"/>
    <w:rsid w:val="003A5BE2"/>
    <w:rsid w:val="003A63AB"/>
    <w:rsid w:val="003A769F"/>
    <w:rsid w:val="003B07FA"/>
    <w:rsid w:val="003B2137"/>
    <w:rsid w:val="003B2B6D"/>
    <w:rsid w:val="003B3339"/>
    <w:rsid w:val="003B560E"/>
    <w:rsid w:val="003C1769"/>
    <w:rsid w:val="003C31F8"/>
    <w:rsid w:val="003C581A"/>
    <w:rsid w:val="003C78E4"/>
    <w:rsid w:val="003D22C2"/>
    <w:rsid w:val="003D4D63"/>
    <w:rsid w:val="003D69FB"/>
    <w:rsid w:val="003E4BB2"/>
    <w:rsid w:val="003F196A"/>
    <w:rsid w:val="003F1AB8"/>
    <w:rsid w:val="004000FC"/>
    <w:rsid w:val="00401D81"/>
    <w:rsid w:val="004054C1"/>
    <w:rsid w:val="00411EC3"/>
    <w:rsid w:val="00413918"/>
    <w:rsid w:val="004146A4"/>
    <w:rsid w:val="004173C1"/>
    <w:rsid w:val="00417CD2"/>
    <w:rsid w:val="00420D26"/>
    <w:rsid w:val="00440547"/>
    <w:rsid w:val="0044235F"/>
    <w:rsid w:val="00444547"/>
    <w:rsid w:val="00450AC2"/>
    <w:rsid w:val="00451BC3"/>
    <w:rsid w:val="004608B5"/>
    <w:rsid w:val="0046590A"/>
    <w:rsid w:val="004721C0"/>
    <w:rsid w:val="004741DC"/>
    <w:rsid w:val="00475854"/>
    <w:rsid w:val="00475B80"/>
    <w:rsid w:val="004763EF"/>
    <w:rsid w:val="004813B4"/>
    <w:rsid w:val="00481C03"/>
    <w:rsid w:val="0049044E"/>
    <w:rsid w:val="004912FC"/>
    <w:rsid w:val="004945D5"/>
    <w:rsid w:val="00496DEE"/>
    <w:rsid w:val="0049725C"/>
    <w:rsid w:val="004975F4"/>
    <w:rsid w:val="004A151A"/>
    <w:rsid w:val="004A1661"/>
    <w:rsid w:val="004A425F"/>
    <w:rsid w:val="004A6B6B"/>
    <w:rsid w:val="004A7378"/>
    <w:rsid w:val="004B3F47"/>
    <w:rsid w:val="004B415D"/>
    <w:rsid w:val="004B4395"/>
    <w:rsid w:val="004B51DC"/>
    <w:rsid w:val="004B7D13"/>
    <w:rsid w:val="004C0B38"/>
    <w:rsid w:val="004C5F22"/>
    <w:rsid w:val="004C64B9"/>
    <w:rsid w:val="004D12E9"/>
    <w:rsid w:val="004D5374"/>
    <w:rsid w:val="004D5520"/>
    <w:rsid w:val="004E2F92"/>
    <w:rsid w:val="004E5C03"/>
    <w:rsid w:val="004E7827"/>
    <w:rsid w:val="004E7B79"/>
    <w:rsid w:val="004F29F6"/>
    <w:rsid w:val="004F3B94"/>
    <w:rsid w:val="005005E8"/>
    <w:rsid w:val="005021F6"/>
    <w:rsid w:val="00502243"/>
    <w:rsid w:val="00505FED"/>
    <w:rsid w:val="005067A8"/>
    <w:rsid w:val="005136BB"/>
    <w:rsid w:val="0051513A"/>
    <w:rsid w:val="0051688C"/>
    <w:rsid w:val="0051711A"/>
    <w:rsid w:val="005172D5"/>
    <w:rsid w:val="005240FA"/>
    <w:rsid w:val="00527424"/>
    <w:rsid w:val="00530E8A"/>
    <w:rsid w:val="005323AD"/>
    <w:rsid w:val="00532877"/>
    <w:rsid w:val="00532D1D"/>
    <w:rsid w:val="0054564E"/>
    <w:rsid w:val="00546C77"/>
    <w:rsid w:val="00550017"/>
    <w:rsid w:val="005505AD"/>
    <w:rsid w:val="0055236F"/>
    <w:rsid w:val="00555C88"/>
    <w:rsid w:val="005561D1"/>
    <w:rsid w:val="00557275"/>
    <w:rsid w:val="00562248"/>
    <w:rsid w:val="00564762"/>
    <w:rsid w:val="005706BF"/>
    <w:rsid w:val="005711CA"/>
    <w:rsid w:val="0057261C"/>
    <w:rsid w:val="00573F04"/>
    <w:rsid w:val="005747CE"/>
    <w:rsid w:val="00574B0C"/>
    <w:rsid w:val="00580C53"/>
    <w:rsid w:val="00580CC2"/>
    <w:rsid w:val="00581820"/>
    <w:rsid w:val="00583FD7"/>
    <w:rsid w:val="00591600"/>
    <w:rsid w:val="005955BA"/>
    <w:rsid w:val="005A1F7F"/>
    <w:rsid w:val="005A39FD"/>
    <w:rsid w:val="005B2CCA"/>
    <w:rsid w:val="005B3A62"/>
    <w:rsid w:val="005B4B15"/>
    <w:rsid w:val="005B642A"/>
    <w:rsid w:val="005B7517"/>
    <w:rsid w:val="005B75DC"/>
    <w:rsid w:val="005C34CA"/>
    <w:rsid w:val="005C3720"/>
    <w:rsid w:val="005C454B"/>
    <w:rsid w:val="005C63AE"/>
    <w:rsid w:val="005D528F"/>
    <w:rsid w:val="005D5741"/>
    <w:rsid w:val="005E2056"/>
    <w:rsid w:val="005F1516"/>
    <w:rsid w:val="005F1B44"/>
    <w:rsid w:val="005F3788"/>
    <w:rsid w:val="005F3B76"/>
    <w:rsid w:val="005F432F"/>
    <w:rsid w:val="005F4938"/>
    <w:rsid w:val="005F6398"/>
    <w:rsid w:val="00601A5B"/>
    <w:rsid w:val="00602B65"/>
    <w:rsid w:val="00603F4B"/>
    <w:rsid w:val="00603F93"/>
    <w:rsid w:val="0060693E"/>
    <w:rsid w:val="00606C9E"/>
    <w:rsid w:val="00612B92"/>
    <w:rsid w:val="00617308"/>
    <w:rsid w:val="00620A70"/>
    <w:rsid w:val="006223E7"/>
    <w:rsid w:val="006313E6"/>
    <w:rsid w:val="00631C48"/>
    <w:rsid w:val="00631E70"/>
    <w:rsid w:val="00637A65"/>
    <w:rsid w:val="006466AF"/>
    <w:rsid w:val="00650C82"/>
    <w:rsid w:val="00653E2A"/>
    <w:rsid w:val="00655A96"/>
    <w:rsid w:val="006649B9"/>
    <w:rsid w:val="00665F6E"/>
    <w:rsid w:val="00670532"/>
    <w:rsid w:val="00671FD3"/>
    <w:rsid w:val="006756C3"/>
    <w:rsid w:val="00686565"/>
    <w:rsid w:val="00691F1D"/>
    <w:rsid w:val="00694896"/>
    <w:rsid w:val="0069541A"/>
    <w:rsid w:val="00697123"/>
    <w:rsid w:val="00697C04"/>
    <w:rsid w:val="006A1691"/>
    <w:rsid w:val="006A6358"/>
    <w:rsid w:val="006A7288"/>
    <w:rsid w:val="006A7951"/>
    <w:rsid w:val="006B384B"/>
    <w:rsid w:val="006B4C95"/>
    <w:rsid w:val="006B5BD1"/>
    <w:rsid w:val="006B621B"/>
    <w:rsid w:val="006B6D25"/>
    <w:rsid w:val="006C09F7"/>
    <w:rsid w:val="006D677A"/>
    <w:rsid w:val="006D6CF1"/>
    <w:rsid w:val="006D7206"/>
    <w:rsid w:val="006E0680"/>
    <w:rsid w:val="006E22F1"/>
    <w:rsid w:val="006E3AB7"/>
    <w:rsid w:val="006F3F29"/>
    <w:rsid w:val="006F50F6"/>
    <w:rsid w:val="006F7FA2"/>
    <w:rsid w:val="007013FE"/>
    <w:rsid w:val="00701E0D"/>
    <w:rsid w:val="00706603"/>
    <w:rsid w:val="007073B3"/>
    <w:rsid w:val="007101DB"/>
    <w:rsid w:val="00710A68"/>
    <w:rsid w:val="00711971"/>
    <w:rsid w:val="00711F26"/>
    <w:rsid w:val="00712104"/>
    <w:rsid w:val="0071655A"/>
    <w:rsid w:val="00716B1C"/>
    <w:rsid w:val="007177B6"/>
    <w:rsid w:val="00722A76"/>
    <w:rsid w:val="00726D45"/>
    <w:rsid w:val="00730929"/>
    <w:rsid w:val="007346A0"/>
    <w:rsid w:val="0073515D"/>
    <w:rsid w:val="00740BA4"/>
    <w:rsid w:val="00742FB6"/>
    <w:rsid w:val="00742FCB"/>
    <w:rsid w:val="0074578E"/>
    <w:rsid w:val="00750757"/>
    <w:rsid w:val="00750A0F"/>
    <w:rsid w:val="007514AE"/>
    <w:rsid w:val="0077270C"/>
    <w:rsid w:val="0077798B"/>
    <w:rsid w:val="00780A06"/>
    <w:rsid w:val="00782E92"/>
    <w:rsid w:val="00785301"/>
    <w:rsid w:val="00791190"/>
    <w:rsid w:val="00793D77"/>
    <w:rsid w:val="00795FE5"/>
    <w:rsid w:val="00796893"/>
    <w:rsid w:val="007969B3"/>
    <w:rsid w:val="007A1919"/>
    <w:rsid w:val="007B132E"/>
    <w:rsid w:val="007B3759"/>
    <w:rsid w:val="007B7626"/>
    <w:rsid w:val="007C00F1"/>
    <w:rsid w:val="007C02EA"/>
    <w:rsid w:val="007C1225"/>
    <w:rsid w:val="007C172E"/>
    <w:rsid w:val="007C6498"/>
    <w:rsid w:val="007C673B"/>
    <w:rsid w:val="007C73E6"/>
    <w:rsid w:val="007C7596"/>
    <w:rsid w:val="007D45DD"/>
    <w:rsid w:val="007E0BF1"/>
    <w:rsid w:val="007E29C2"/>
    <w:rsid w:val="007E6055"/>
    <w:rsid w:val="007E7805"/>
    <w:rsid w:val="007E7843"/>
    <w:rsid w:val="007F1618"/>
    <w:rsid w:val="007F22F4"/>
    <w:rsid w:val="007F2AA1"/>
    <w:rsid w:val="007F6E88"/>
    <w:rsid w:val="00800B19"/>
    <w:rsid w:val="00802641"/>
    <w:rsid w:val="00802A43"/>
    <w:rsid w:val="00814D13"/>
    <w:rsid w:val="008171CF"/>
    <w:rsid w:val="0082132F"/>
    <w:rsid w:val="00824817"/>
    <w:rsid w:val="008267A3"/>
    <w:rsid w:val="0082707E"/>
    <w:rsid w:val="008309C9"/>
    <w:rsid w:val="00833AE5"/>
    <w:rsid w:val="0084063A"/>
    <w:rsid w:val="00840E9E"/>
    <w:rsid w:val="00841ECB"/>
    <w:rsid w:val="008459D6"/>
    <w:rsid w:val="00846D0E"/>
    <w:rsid w:val="008555F0"/>
    <w:rsid w:val="00857510"/>
    <w:rsid w:val="00866C1D"/>
    <w:rsid w:val="00870919"/>
    <w:rsid w:val="008741D5"/>
    <w:rsid w:val="00875870"/>
    <w:rsid w:val="00875ECA"/>
    <w:rsid w:val="0087640D"/>
    <w:rsid w:val="00880870"/>
    <w:rsid w:val="00884987"/>
    <w:rsid w:val="00885C6D"/>
    <w:rsid w:val="00886A6A"/>
    <w:rsid w:val="00887852"/>
    <w:rsid w:val="00891646"/>
    <w:rsid w:val="00894E7A"/>
    <w:rsid w:val="008969A6"/>
    <w:rsid w:val="00896EB3"/>
    <w:rsid w:val="008A48DC"/>
    <w:rsid w:val="008A4BC6"/>
    <w:rsid w:val="008B1813"/>
    <w:rsid w:val="008B39E0"/>
    <w:rsid w:val="008B43A3"/>
    <w:rsid w:val="008B4AAF"/>
    <w:rsid w:val="008B57DE"/>
    <w:rsid w:val="008B606F"/>
    <w:rsid w:val="008C0B98"/>
    <w:rsid w:val="008C2DEC"/>
    <w:rsid w:val="008C3E60"/>
    <w:rsid w:val="008C4FE8"/>
    <w:rsid w:val="008D0D0E"/>
    <w:rsid w:val="008E1D72"/>
    <w:rsid w:val="008E2806"/>
    <w:rsid w:val="008F198D"/>
    <w:rsid w:val="008F2E96"/>
    <w:rsid w:val="008F37F0"/>
    <w:rsid w:val="008F3A66"/>
    <w:rsid w:val="008F6963"/>
    <w:rsid w:val="00900D26"/>
    <w:rsid w:val="009013CA"/>
    <w:rsid w:val="00902C79"/>
    <w:rsid w:val="009158D2"/>
    <w:rsid w:val="00915DA4"/>
    <w:rsid w:val="009165D6"/>
    <w:rsid w:val="0091685E"/>
    <w:rsid w:val="00922DFA"/>
    <w:rsid w:val="00924BA0"/>
    <w:rsid w:val="009255E7"/>
    <w:rsid w:val="00927BB6"/>
    <w:rsid w:val="00931F7B"/>
    <w:rsid w:val="009325B4"/>
    <w:rsid w:val="009357BE"/>
    <w:rsid w:val="0094216E"/>
    <w:rsid w:val="009430FC"/>
    <w:rsid w:val="00944A40"/>
    <w:rsid w:val="00954457"/>
    <w:rsid w:val="00954617"/>
    <w:rsid w:val="0096105B"/>
    <w:rsid w:val="00962341"/>
    <w:rsid w:val="00966EE4"/>
    <w:rsid w:val="00967459"/>
    <w:rsid w:val="00974DCB"/>
    <w:rsid w:val="00977434"/>
    <w:rsid w:val="00977F0D"/>
    <w:rsid w:val="009807E4"/>
    <w:rsid w:val="00982BA7"/>
    <w:rsid w:val="009847BA"/>
    <w:rsid w:val="00995C58"/>
    <w:rsid w:val="00997886"/>
    <w:rsid w:val="009A0284"/>
    <w:rsid w:val="009A0E5E"/>
    <w:rsid w:val="009A21B0"/>
    <w:rsid w:val="009A422F"/>
    <w:rsid w:val="009B269D"/>
    <w:rsid w:val="009B4D95"/>
    <w:rsid w:val="009B5374"/>
    <w:rsid w:val="009B6450"/>
    <w:rsid w:val="009C1282"/>
    <w:rsid w:val="009C16A7"/>
    <w:rsid w:val="009C236D"/>
    <w:rsid w:val="009C2994"/>
    <w:rsid w:val="009D0742"/>
    <w:rsid w:val="009D47EF"/>
    <w:rsid w:val="009D7746"/>
    <w:rsid w:val="009E092A"/>
    <w:rsid w:val="009E23E9"/>
    <w:rsid w:val="009E50AA"/>
    <w:rsid w:val="009F319F"/>
    <w:rsid w:val="009F3A7A"/>
    <w:rsid w:val="009F75E4"/>
    <w:rsid w:val="009F7E73"/>
    <w:rsid w:val="00A00384"/>
    <w:rsid w:val="00A117D5"/>
    <w:rsid w:val="00A13314"/>
    <w:rsid w:val="00A14443"/>
    <w:rsid w:val="00A1659F"/>
    <w:rsid w:val="00A20EE8"/>
    <w:rsid w:val="00A234EF"/>
    <w:rsid w:val="00A25C0F"/>
    <w:rsid w:val="00A300E0"/>
    <w:rsid w:val="00A30353"/>
    <w:rsid w:val="00A32995"/>
    <w:rsid w:val="00A34787"/>
    <w:rsid w:val="00A34BB8"/>
    <w:rsid w:val="00A41F82"/>
    <w:rsid w:val="00A430A0"/>
    <w:rsid w:val="00A442E5"/>
    <w:rsid w:val="00A44B2E"/>
    <w:rsid w:val="00A44F3A"/>
    <w:rsid w:val="00A45ADA"/>
    <w:rsid w:val="00A50275"/>
    <w:rsid w:val="00A531C6"/>
    <w:rsid w:val="00A54444"/>
    <w:rsid w:val="00A545A3"/>
    <w:rsid w:val="00A62651"/>
    <w:rsid w:val="00A63580"/>
    <w:rsid w:val="00A63967"/>
    <w:rsid w:val="00A65CB3"/>
    <w:rsid w:val="00A667AB"/>
    <w:rsid w:val="00A702C0"/>
    <w:rsid w:val="00A70A19"/>
    <w:rsid w:val="00A7277A"/>
    <w:rsid w:val="00A755ED"/>
    <w:rsid w:val="00A757A8"/>
    <w:rsid w:val="00A81D97"/>
    <w:rsid w:val="00A94641"/>
    <w:rsid w:val="00AA3075"/>
    <w:rsid w:val="00AA35E0"/>
    <w:rsid w:val="00AA3DBE"/>
    <w:rsid w:val="00AA4D90"/>
    <w:rsid w:val="00AA6042"/>
    <w:rsid w:val="00AA6190"/>
    <w:rsid w:val="00AA632C"/>
    <w:rsid w:val="00AA7E59"/>
    <w:rsid w:val="00AB6786"/>
    <w:rsid w:val="00AC11BD"/>
    <w:rsid w:val="00AC2E2C"/>
    <w:rsid w:val="00AC4DDF"/>
    <w:rsid w:val="00AC78D5"/>
    <w:rsid w:val="00AD18A5"/>
    <w:rsid w:val="00AD2B15"/>
    <w:rsid w:val="00AD4A29"/>
    <w:rsid w:val="00AD6A29"/>
    <w:rsid w:val="00AE2127"/>
    <w:rsid w:val="00AE35AD"/>
    <w:rsid w:val="00AE3914"/>
    <w:rsid w:val="00AE3C9E"/>
    <w:rsid w:val="00AF51E5"/>
    <w:rsid w:val="00AF704A"/>
    <w:rsid w:val="00B02BFD"/>
    <w:rsid w:val="00B0333A"/>
    <w:rsid w:val="00B04007"/>
    <w:rsid w:val="00B10E2D"/>
    <w:rsid w:val="00B14E92"/>
    <w:rsid w:val="00B15E5F"/>
    <w:rsid w:val="00B20D70"/>
    <w:rsid w:val="00B21349"/>
    <w:rsid w:val="00B226C8"/>
    <w:rsid w:val="00B2280C"/>
    <w:rsid w:val="00B22E2D"/>
    <w:rsid w:val="00B22ED9"/>
    <w:rsid w:val="00B235ED"/>
    <w:rsid w:val="00B2381F"/>
    <w:rsid w:val="00B243DF"/>
    <w:rsid w:val="00B27743"/>
    <w:rsid w:val="00B30826"/>
    <w:rsid w:val="00B31D89"/>
    <w:rsid w:val="00B40E26"/>
    <w:rsid w:val="00B41104"/>
    <w:rsid w:val="00B447D9"/>
    <w:rsid w:val="00B46E73"/>
    <w:rsid w:val="00B570C4"/>
    <w:rsid w:val="00B64119"/>
    <w:rsid w:val="00B65109"/>
    <w:rsid w:val="00B65441"/>
    <w:rsid w:val="00B67AFB"/>
    <w:rsid w:val="00B71EB4"/>
    <w:rsid w:val="00B762AA"/>
    <w:rsid w:val="00B772F1"/>
    <w:rsid w:val="00B8220B"/>
    <w:rsid w:val="00B825E3"/>
    <w:rsid w:val="00B82BA6"/>
    <w:rsid w:val="00B85320"/>
    <w:rsid w:val="00B91636"/>
    <w:rsid w:val="00B94A17"/>
    <w:rsid w:val="00B95F02"/>
    <w:rsid w:val="00B971B0"/>
    <w:rsid w:val="00BA0EF6"/>
    <w:rsid w:val="00BA3877"/>
    <w:rsid w:val="00BA4BE2"/>
    <w:rsid w:val="00BB3C1D"/>
    <w:rsid w:val="00BB42F4"/>
    <w:rsid w:val="00BB6C44"/>
    <w:rsid w:val="00BB6DB7"/>
    <w:rsid w:val="00BC2A00"/>
    <w:rsid w:val="00BC2F39"/>
    <w:rsid w:val="00BD0FA3"/>
    <w:rsid w:val="00BD1620"/>
    <w:rsid w:val="00BE0C27"/>
    <w:rsid w:val="00BE1030"/>
    <w:rsid w:val="00BE3227"/>
    <w:rsid w:val="00BE510A"/>
    <w:rsid w:val="00BE7825"/>
    <w:rsid w:val="00BF3632"/>
    <w:rsid w:val="00BF3721"/>
    <w:rsid w:val="00BF5E51"/>
    <w:rsid w:val="00C001CE"/>
    <w:rsid w:val="00C006E8"/>
    <w:rsid w:val="00C01F91"/>
    <w:rsid w:val="00C076A9"/>
    <w:rsid w:val="00C12419"/>
    <w:rsid w:val="00C1338D"/>
    <w:rsid w:val="00C14BC7"/>
    <w:rsid w:val="00C22789"/>
    <w:rsid w:val="00C26350"/>
    <w:rsid w:val="00C31542"/>
    <w:rsid w:val="00C31D72"/>
    <w:rsid w:val="00C33A7A"/>
    <w:rsid w:val="00C41985"/>
    <w:rsid w:val="00C42028"/>
    <w:rsid w:val="00C44D05"/>
    <w:rsid w:val="00C461AC"/>
    <w:rsid w:val="00C54868"/>
    <w:rsid w:val="00C601CB"/>
    <w:rsid w:val="00C619C7"/>
    <w:rsid w:val="00C639BA"/>
    <w:rsid w:val="00C65F0A"/>
    <w:rsid w:val="00C705FC"/>
    <w:rsid w:val="00C77633"/>
    <w:rsid w:val="00C77FC6"/>
    <w:rsid w:val="00C80E88"/>
    <w:rsid w:val="00C84466"/>
    <w:rsid w:val="00C86F41"/>
    <w:rsid w:val="00C87441"/>
    <w:rsid w:val="00C92C47"/>
    <w:rsid w:val="00C93D83"/>
    <w:rsid w:val="00C94A68"/>
    <w:rsid w:val="00C95709"/>
    <w:rsid w:val="00CB474D"/>
    <w:rsid w:val="00CB7F3B"/>
    <w:rsid w:val="00CC350C"/>
    <w:rsid w:val="00CC4471"/>
    <w:rsid w:val="00CC5B58"/>
    <w:rsid w:val="00CC725B"/>
    <w:rsid w:val="00CD6E2C"/>
    <w:rsid w:val="00CE0BAD"/>
    <w:rsid w:val="00CE4F25"/>
    <w:rsid w:val="00CF0A22"/>
    <w:rsid w:val="00CF3427"/>
    <w:rsid w:val="00CF61E7"/>
    <w:rsid w:val="00D059EA"/>
    <w:rsid w:val="00D067AE"/>
    <w:rsid w:val="00D07287"/>
    <w:rsid w:val="00D104F5"/>
    <w:rsid w:val="00D14560"/>
    <w:rsid w:val="00D1621C"/>
    <w:rsid w:val="00D212A2"/>
    <w:rsid w:val="00D227CC"/>
    <w:rsid w:val="00D2334A"/>
    <w:rsid w:val="00D23834"/>
    <w:rsid w:val="00D255B3"/>
    <w:rsid w:val="00D276F4"/>
    <w:rsid w:val="00D318B2"/>
    <w:rsid w:val="00D31C57"/>
    <w:rsid w:val="00D3735E"/>
    <w:rsid w:val="00D417F6"/>
    <w:rsid w:val="00D4569B"/>
    <w:rsid w:val="00D50482"/>
    <w:rsid w:val="00D50EC6"/>
    <w:rsid w:val="00D55FB4"/>
    <w:rsid w:val="00D606C0"/>
    <w:rsid w:val="00D608B4"/>
    <w:rsid w:val="00D61995"/>
    <w:rsid w:val="00D637DB"/>
    <w:rsid w:val="00D644FC"/>
    <w:rsid w:val="00D654B1"/>
    <w:rsid w:val="00D71D44"/>
    <w:rsid w:val="00D726C4"/>
    <w:rsid w:val="00D7427D"/>
    <w:rsid w:val="00D8153E"/>
    <w:rsid w:val="00D82012"/>
    <w:rsid w:val="00D82EFE"/>
    <w:rsid w:val="00D83F51"/>
    <w:rsid w:val="00D84877"/>
    <w:rsid w:val="00D84F9A"/>
    <w:rsid w:val="00D9093D"/>
    <w:rsid w:val="00D951FF"/>
    <w:rsid w:val="00D977F4"/>
    <w:rsid w:val="00DA76D7"/>
    <w:rsid w:val="00DB3FAF"/>
    <w:rsid w:val="00DB61BF"/>
    <w:rsid w:val="00DC229C"/>
    <w:rsid w:val="00DC6D2E"/>
    <w:rsid w:val="00DD3B40"/>
    <w:rsid w:val="00DD40A1"/>
    <w:rsid w:val="00DD4946"/>
    <w:rsid w:val="00DD5045"/>
    <w:rsid w:val="00DD55CB"/>
    <w:rsid w:val="00DD5B53"/>
    <w:rsid w:val="00DD68E8"/>
    <w:rsid w:val="00DE077A"/>
    <w:rsid w:val="00DE14E1"/>
    <w:rsid w:val="00DE4FF9"/>
    <w:rsid w:val="00DE5613"/>
    <w:rsid w:val="00DE56EF"/>
    <w:rsid w:val="00DF3308"/>
    <w:rsid w:val="00DF377D"/>
    <w:rsid w:val="00DF4167"/>
    <w:rsid w:val="00DF4192"/>
    <w:rsid w:val="00DF46D6"/>
    <w:rsid w:val="00E004F8"/>
    <w:rsid w:val="00E01109"/>
    <w:rsid w:val="00E01C12"/>
    <w:rsid w:val="00E0292E"/>
    <w:rsid w:val="00E06393"/>
    <w:rsid w:val="00E07468"/>
    <w:rsid w:val="00E10309"/>
    <w:rsid w:val="00E12659"/>
    <w:rsid w:val="00E1432F"/>
    <w:rsid w:val="00E1464D"/>
    <w:rsid w:val="00E14FAA"/>
    <w:rsid w:val="00E1795E"/>
    <w:rsid w:val="00E232EC"/>
    <w:rsid w:val="00E25D01"/>
    <w:rsid w:val="00E27F85"/>
    <w:rsid w:val="00E3642A"/>
    <w:rsid w:val="00E37B3E"/>
    <w:rsid w:val="00E40D4F"/>
    <w:rsid w:val="00E42676"/>
    <w:rsid w:val="00E428F7"/>
    <w:rsid w:val="00E42D5E"/>
    <w:rsid w:val="00E47BF4"/>
    <w:rsid w:val="00E517AC"/>
    <w:rsid w:val="00E525FF"/>
    <w:rsid w:val="00E531E9"/>
    <w:rsid w:val="00E5455E"/>
    <w:rsid w:val="00E54C0A"/>
    <w:rsid w:val="00E55AFC"/>
    <w:rsid w:val="00E574B0"/>
    <w:rsid w:val="00E63087"/>
    <w:rsid w:val="00E63472"/>
    <w:rsid w:val="00E63F28"/>
    <w:rsid w:val="00E73A54"/>
    <w:rsid w:val="00E80A84"/>
    <w:rsid w:val="00E90E13"/>
    <w:rsid w:val="00E96694"/>
    <w:rsid w:val="00E96CD9"/>
    <w:rsid w:val="00E9744C"/>
    <w:rsid w:val="00E97EDB"/>
    <w:rsid w:val="00EA0763"/>
    <w:rsid w:val="00EA265A"/>
    <w:rsid w:val="00EA270C"/>
    <w:rsid w:val="00EA2CB3"/>
    <w:rsid w:val="00EA3058"/>
    <w:rsid w:val="00EA3845"/>
    <w:rsid w:val="00EB00ED"/>
    <w:rsid w:val="00EB126F"/>
    <w:rsid w:val="00EC0FD6"/>
    <w:rsid w:val="00EC2576"/>
    <w:rsid w:val="00EC3032"/>
    <w:rsid w:val="00EC414F"/>
    <w:rsid w:val="00EC4717"/>
    <w:rsid w:val="00EC6CEC"/>
    <w:rsid w:val="00ED3EC0"/>
    <w:rsid w:val="00EE38CF"/>
    <w:rsid w:val="00EF2879"/>
    <w:rsid w:val="00EF2882"/>
    <w:rsid w:val="00EF7590"/>
    <w:rsid w:val="00EF7F61"/>
    <w:rsid w:val="00F014F0"/>
    <w:rsid w:val="00F04BF7"/>
    <w:rsid w:val="00F052CC"/>
    <w:rsid w:val="00F059B8"/>
    <w:rsid w:val="00F10FC3"/>
    <w:rsid w:val="00F15A46"/>
    <w:rsid w:val="00F21090"/>
    <w:rsid w:val="00F23116"/>
    <w:rsid w:val="00F30BD5"/>
    <w:rsid w:val="00F30FD1"/>
    <w:rsid w:val="00F32EC2"/>
    <w:rsid w:val="00F37EEF"/>
    <w:rsid w:val="00F431B2"/>
    <w:rsid w:val="00F46A35"/>
    <w:rsid w:val="00F54C15"/>
    <w:rsid w:val="00F5528D"/>
    <w:rsid w:val="00F57C87"/>
    <w:rsid w:val="00F61BCD"/>
    <w:rsid w:val="00F63636"/>
    <w:rsid w:val="00F63685"/>
    <w:rsid w:val="00F6525A"/>
    <w:rsid w:val="00F676E9"/>
    <w:rsid w:val="00F72474"/>
    <w:rsid w:val="00F725B2"/>
    <w:rsid w:val="00F76E94"/>
    <w:rsid w:val="00F815E0"/>
    <w:rsid w:val="00F83082"/>
    <w:rsid w:val="00F839C7"/>
    <w:rsid w:val="00F84BCF"/>
    <w:rsid w:val="00F87CE2"/>
    <w:rsid w:val="00FA0875"/>
    <w:rsid w:val="00FA284D"/>
    <w:rsid w:val="00FA4730"/>
    <w:rsid w:val="00FA79A9"/>
    <w:rsid w:val="00FB0CA5"/>
    <w:rsid w:val="00FB2C38"/>
    <w:rsid w:val="00FB513E"/>
    <w:rsid w:val="00FC1A34"/>
    <w:rsid w:val="00FC29F9"/>
    <w:rsid w:val="00FC2DE5"/>
    <w:rsid w:val="00FC5314"/>
    <w:rsid w:val="00FC63FF"/>
    <w:rsid w:val="00FC762F"/>
    <w:rsid w:val="00FD13F7"/>
    <w:rsid w:val="00FD35AC"/>
    <w:rsid w:val="00FE47AA"/>
    <w:rsid w:val="00FE6D7E"/>
    <w:rsid w:val="00FF07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47969"/>
  <w15:chartTrackingRefBased/>
  <w15:docId w15:val="{4B47F823-5CF6-404F-8CE7-B94A9218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SimSun" w:hAnsi="CG Times (W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80"/>
    </w:pPr>
    <w:rPr>
      <w:rFonts w:ascii="Times New Roman" w:hAnsi="Times New Roman"/>
      <w:lang w:eastAsia="en-US"/>
    </w:rPr>
  </w:style>
  <w:style w:type="paragraph" w:styleId="Heading1">
    <w:name w:val="heading 1"/>
    <w:next w:val="Normal"/>
    <w:link w:val="Heading1Char"/>
    <w:qFormat/>
    <w:pPr>
      <w:keepNext/>
      <w:keepLines/>
      <w:pBdr>
        <w:top w:val="single" w:sz="12" w:space="3" w:color="auto"/>
      </w:pBdr>
      <w:spacing w:before="240" w:after="180"/>
      <w:ind w:left="1134" w:hanging="1134"/>
      <w:outlineLvl w:val="0"/>
    </w:pPr>
    <w:rPr>
      <w:rFonts w:ascii="Arial" w:hAnsi="Arial"/>
      <w:sz w:val="36"/>
      <w:lang w:eastAsia="en-US"/>
    </w:rPr>
  </w:style>
  <w:style w:type="paragraph" w:styleId="Heading2">
    <w:name w:val="heading 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link w:val="Heading3Char"/>
    <w:qFormat/>
    <w:pPr>
      <w:spacing w:before="120"/>
      <w:outlineLvl w:val="2"/>
    </w:pPr>
    <w:rPr>
      <w:sz w:val="28"/>
    </w:rPr>
  </w:style>
  <w:style w:type="paragraph" w:styleId="Heading4">
    <w:name w:val="heading 4"/>
    <w:basedOn w:val="Heading3"/>
    <w:next w:val="Normal"/>
    <w:link w:val="Heading4Char"/>
    <w:qFormat/>
    <w:pPr>
      <w:ind w:left="1418" w:hanging="1418"/>
      <w:outlineLvl w:val="3"/>
    </w:pPr>
    <w:rPr>
      <w:sz w:val="24"/>
    </w:rPr>
  </w:style>
  <w:style w:type="paragraph" w:styleId="Heading5">
    <w:name w:val="heading 5"/>
    <w:basedOn w:val="Heading4"/>
    <w:next w:val="Normal"/>
    <w:link w:val="Heading5Char"/>
    <w:qFormat/>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qFormat/>
    <w:pPr>
      <w:ind w:left="0" w:firstLine="0"/>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8">
    <w:name w:val="toc 8"/>
    <w:basedOn w:val="TOC1"/>
    <w:semiHidden/>
    <w:pPr>
      <w:spacing w:before="180"/>
      <w:ind w:left="2693" w:hanging="2693"/>
    </w:pPr>
    <w:rPr>
      <w:b/>
    </w:rPr>
  </w:style>
  <w:style w:type="paragraph" w:styleId="TOC1">
    <w:name w:val="toc 1"/>
    <w:semiHidden/>
    <w:pPr>
      <w:keepNext/>
      <w:keepLines/>
      <w:widowControl w:val="0"/>
      <w:tabs>
        <w:tab w:val="right" w:leader="dot" w:pos="9639"/>
      </w:tabs>
      <w:spacing w:before="120"/>
      <w:ind w:left="567" w:right="425" w:hanging="567"/>
    </w:pPr>
    <w:rPr>
      <w:rFonts w:ascii="Times New Roman" w:hAnsi="Times New Roman"/>
      <w:noProof/>
      <w:sz w:val="22"/>
      <w:lang w:eastAsia="en-US"/>
    </w:rPr>
  </w:style>
  <w:style w:type="paragraph" w:customStyle="1" w:styleId="ZT">
    <w:name w:val="ZT"/>
    <w:pPr>
      <w:framePr w:wrap="notBeside" w:hAnchor="margin" w:yAlign="center"/>
      <w:widowControl w:val="0"/>
      <w:spacing w:line="240" w:lineRule="atLeast"/>
      <w:jc w:val="right"/>
    </w:pPr>
    <w:rPr>
      <w:rFonts w:ascii="Arial" w:hAnsi="Arial"/>
      <w:b/>
      <w:sz w:val="34"/>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semiHidden/>
    <w:pPr>
      <w:ind w:left="1134" w:hanging="1134"/>
    </w:pPr>
  </w:style>
  <w:style w:type="paragraph" w:styleId="TOC2">
    <w:name w:val="toc 2"/>
    <w:basedOn w:val="TOC1"/>
    <w:semiHidden/>
    <w:pPr>
      <w:keepNext w:val="0"/>
      <w:spacing w:before="0"/>
      <w:ind w:left="851" w:hanging="851"/>
    </w:pPr>
    <w:rPr>
      <w:sz w:val="20"/>
    </w:rPr>
  </w:style>
  <w:style w:type="paragraph" w:styleId="Index2">
    <w:name w:val="index 2"/>
    <w:basedOn w:val="Index1"/>
    <w:semiHidden/>
    <w:pPr>
      <w:ind w:left="284"/>
    </w:pPr>
  </w:style>
  <w:style w:type="paragraph" w:styleId="Index1">
    <w:name w:val="index 1"/>
    <w:basedOn w:val="Normal"/>
    <w:semiHidden/>
    <w:pPr>
      <w:keepLines/>
      <w:spacing w:after="0"/>
    </w:pPr>
  </w:style>
  <w:style w:type="paragraph" w:customStyle="1" w:styleId="ZH">
    <w:name w:val="ZH"/>
    <w:pPr>
      <w:framePr w:wrap="notBeside" w:vAnchor="page" w:hAnchor="margin" w:xAlign="center" w:y="6805"/>
      <w:widowControl w:val="0"/>
    </w:pPr>
    <w:rPr>
      <w:rFonts w:ascii="Arial" w:hAnsi="Arial"/>
      <w:noProof/>
      <w:lang w:eastAsia="en-US"/>
    </w:rPr>
  </w:style>
  <w:style w:type="paragraph" w:customStyle="1" w:styleId="TT">
    <w:name w:val="TT"/>
    <w:basedOn w:val="Heading1"/>
    <w:next w:val="Normal"/>
    <w:pPr>
      <w:outlineLvl w:val="9"/>
    </w:pPr>
  </w:style>
  <w:style w:type="paragraph" w:styleId="ListNumber2">
    <w:name w:val="List Number 2"/>
    <w:basedOn w:val="ListNumber"/>
    <w:pPr>
      <w:ind w:left="851"/>
    </w:pPr>
  </w:style>
  <w:style w:type="paragraph" w:styleId="Header">
    <w:name w:val="header"/>
    <w:aliases w:val="header odd,header,header odd1,header odd2,header odd3,header odd4,header odd5,header odd6"/>
    <w:link w:val="HeaderChar"/>
    <w:pPr>
      <w:widowControl w:val="0"/>
    </w:pPr>
    <w:rPr>
      <w:rFonts w:ascii="Arial" w:hAnsi="Arial"/>
      <w:b/>
      <w:noProof/>
      <w:sz w:val="18"/>
      <w:lang w:eastAsia="en-US"/>
    </w:rPr>
  </w:style>
  <w:style w:type="character" w:styleId="FootnoteReference">
    <w:name w:val="footnote reference"/>
    <w:semiHidden/>
    <w:rPr>
      <w:b/>
      <w:position w:val="6"/>
      <w:sz w:val="16"/>
    </w:rPr>
  </w:style>
  <w:style w:type="paragraph" w:styleId="FootnoteText">
    <w:name w:val="footnote text"/>
    <w:basedOn w:val="Normal"/>
    <w:semiHidden/>
    <w:pPr>
      <w:keepLines/>
      <w:spacing w:after="0"/>
      <w:ind w:left="454" w:hanging="454"/>
    </w:pPr>
    <w:rPr>
      <w:sz w:val="16"/>
    </w:rPr>
  </w:style>
  <w:style w:type="paragraph" w:customStyle="1" w:styleId="TAH">
    <w:name w:val="TAH"/>
    <w:basedOn w:val="TAC"/>
    <w:link w:val="TAHChar"/>
    <w:rPr>
      <w:b/>
    </w:rPr>
  </w:style>
  <w:style w:type="paragraph" w:customStyle="1" w:styleId="TAC">
    <w:name w:val="TAC"/>
    <w:basedOn w:val="TAL"/>
    <w:link w:val="TACChar"/>
    <w:pPr>
      <w:jc w:val="center"/>
    </w:pPr>
  </w:style>
  <w:style w:type="paragraph" w:customStyle="1" w:styleId="TF">
    <w:name w:val="TF"/>
    <w:basedOn w:val="TH"/>
    <w:pPr>
      <w:keepNext w:val="0"/>
      <w:spacing w:before="0" w:after="240"/>
    </w:pPr>
  </w:style>
  <w:style w:type="paragraph" w:customStyle="1" w:styleId="NO">
    <w:name w:val="NO"/>
    <w:basedOn w:val="Normal"/>
    <w:pPr>
      <w:keepLines/>
      <w:ind w:left="1135" w:hanging="851"/>
    </w:pPr>
  </w:style>
  <w:style w:type="paragraph" w:styleId="TOC9">
    <w:name w:val="toc 9"/>
    <w:basedOn w:val="TOC8"/>
    <w:semiHidden/>
    <w:pPr>
      <w:ind w:left="1418" w:hanging="1418"/>
    </w:pPr>
  </w:style>
  <w:style w:type="paragraph" w:customStyle="1" w:styleId="EX">
    <w:name w:val="EX"/>
    <w:basedOn w:val="Normal"/>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styleId="TOC6">
    <w:name w:val="toc 6"/>
    <w:basedOn w:val="TOC5"/>
    <w:next w:val="Normal"/>
    <w:semiHidden/>
    <w:pPr>
      <w:ind w:left="1985" w:hanging="1985"/>
    </w:pPr>
  </w:style>
  <w:style w:type="paragraph" w:styleId="TOC7">
    <w:name w:val="toc 7"/>
    <w:basedOn w:val="TOC6"/>
    <w:next w:val="Normal"/>
    <w:semiHidden/>
    <w:pPr>
      <w:ind w:left="2268" w:hanging="2268"/>
    </w:pPr>
  </w:style>
  <w:style w:type="paragraph" w:styleId="ListBullet2">
    <w:name w:val="List Bullet 2"/>
    <w:basedOn w:val="ListBullet"/>
    <w:pPr>
      <w:ind w:left="851"/>
    </w:pPr>
  </w:style>
  <w:style w:type="paragraph" w:styleId="ListBullet3">
    <w:name w:val="List Bullet 3"/>
    <w:basedOn w:val="ListBullet2"/>
    <w:pPr>
      <w:ind w:left="1135"/>
    </w:pPr>
  </w:style>
  <w:style w:type="paragraph" w:styleId="ListNumber">
    <w:name w:val="List Number"/>
    <w:basedOn w:val="List"/>
  </w:style>
  <w:style w:type="paragraph" w:customStyle="1" w:styleId="EQ">
    <w:name w:val="EQ"/>
    <w:basedOn w:val="Normal"/>
    <w:next w:val="Normal"/>
    <w:pPr>
      <w:keepLines/>
      <w:tabs>
        <w:tab w:val="center" w:pos="4536"/>
        <w:tab w:val="right" w:pos="9072"/>
      </w:tabs>
    </w:pPr>
    <w:rPr>
      <w:noProof/>
    </w:rPr>
  </w:style>
  <w:style w:type="paragraph" w:customStyle="1" w:styleId="TH">
    <w:name w:val="TH"/>
    <w:basedOn w:val="Normal"/>
    <w:link w:val="THChar"/>
    <w:pPr>
      <w:keepNext/>
      <w:keepLines/>
      <w:spacing w:before="60"/>
      <w:jc w:val="center"/>
    </w:pPr>
    <w:rPr>
      <w:rFonts w:ascii="Arial" w:hAnsi="Arial"/>
      <w:b/>
    </w:rPr>
  </w:style>
  <w:style w:type="paragraph" w:customStyle="1" w:styleId="NF">
    <w:name w:val="NF"/>
    <w:basedOn w:val="NO"/>
    <w:pPr>
      <w:keepNext/>
      <w:spacing w:after="0"/>
    </w:pPr>
    <w:rPr>
      <w:rFonts w:ascii="Arial" w:hAnsi="Arial"/>
      <w:sz w:val="18"/>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eastAsia="en-US"/>
    </w:rPr>
  </w:style>
  <w:style w:type="paragraph" w:customStyle="1" w:styleId="TAR">
    <w:name w:val="TAR"/>
    <w:basedOn w:val="TAL"/>
    <w:pPr>
      <w:jc w:val="right"/>
    </w:pPr>
  </w:style>
  <w:style w:type="paragraph" w:customStyle="1" w:styleId="H6">
    <w:name w:val="H6"/>
    <w:basedOn w:val="Heading5"/>
    <w:next w:val="Normal"/>
    <w:pPr>
      <w:ind w:left="1985" w:hanging="1985"/>
      <w:outlineLvl w:val="9"/>
    </w:pPr>
    <w:rPr>
      <w:sz w:val="20"/>
    </w:rPr>
  </w:style>
  <w:style w:type="paragraph" w:customStyle="1" w:styleId="TAN">
    <w:name w:val="TAN"/>
    <w:basedOn w:val="TAL"/>
    <w:pPr>
      <w:ind w:left="851" w:hanging="851"/>
    </w:pPr>
  </w:style>
  <w:style w:type="paragraph" w:customStyle="1" w:styleId="TAL">
    <w:name w:val="TAL"/>
    <w:basedOn w:val="Normal"/>
    <w:link w:val="TALChar"/>
    <w:pPr>
      <w:keepNext/>
      <w:keepLines/>
      <w:spacing w:after="0"/>
    </w:pPr>
    <w:rPr>
      <w:rFonts w:ascii="Arial" w:hAnsi="Arial"/>
      <w:sz w:val="18"/>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eastAsia="en-US"/>
    </w:rPr>
  </w:style>
  <w:style w:type="paragraph" w:customStyle="1" w:styleId="ZD">
    <w:name w:val="ZD"/>
    <w:pPr>
      <w:framePr w:wrap="notBeside" w:vAnchor="page" w:hAnchor="margin" w:y="15764"/>
      <w:widowControl w:val="0"/>
    </w:pPr>
    <w:rPr>
      <w:rFonts w:ascii="Arial" w:hAnsi="Arial"/>
      <w:noProof/>
      <w:sz w:val="32"/>
      <w:lang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eastAsia="en-US"/>
    </w:rPr>
  </w:style>
  <w:style w:type="paragraph" w:customStyle="1" w:styleId="ZV">
    <w:name w:val="ZV"/>
    <w:basedOn w:val="ZU"/>
    <w:pPr>
      <w:framePr w:wrap="notBeside" w:y="16161"/>
    </w:pPr>
  </w:style>
  <w:style w:type="character" w:customStyle="1" w:styleId="ZGSM">
    <w:name w:val="ZGSM"/>
  </w:style>
  <w:style w:type="paragraph" w:styleId="List2">
    <w:name w:val="List 2"/>
    <w:basedOn w:val="List"/>
    <w:pPr>
      <w:ind w:left="851"/>
    </w:pPr>
  </w:style>
  <w:style w:type="paragraph" w:customStyle="1" w:styleId="ZG">
    <w:name w:val="ZG"/>
    <w:pPr>
      <w:framePr w:wrap="notBeside" w:vAnchor="page" w:hAnchor="margin" w:xAlign="right" w:y="6805"/>
      <w:widowControl w:val="0"/>
      <w:jc w:val="right"/>
    </w:pPr>
    <w:rPr>
      <w:rFonts w:ascii="Arial" w:hAnsi="Arial"/>
      <w:noProof/>
      <w:lang w:eastAsia="en-US"/>
    </w:r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customStyle="1" w:styleId="EditorsNote">
    <w:name w:val="Editor's Note"/>
    <w:aliases w:val="EN"/>
    <w:basedOn w:val="NO"/>
    <w:link w:val="EditorsNoteChar"/>
    <w:qFormat/>
    <w:rPr>
      <w:color w:val="FF0000"/>
    </w:rPr>
  </w:style>
  <w:style w:type="paragraph" w:styleId="List">
    <w:name w:val="List"/>
    <w:basedOn w:val="Normal"/>
    <w:pPr>
      <w:ind w:left="568" w:hanging="284"/>
    </w:pPr>
  </w:style>
  <w:style w:type="paragraph" w:styleId="ListBullet">
    <w:name w:val="List Bullet"/>
    <w:basedOn w:val="List"/>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1">
    <w:name w:val="B1"/>
    <w:basedOn w:val="List"/>
    <w:link w:val="B1Char"/>
    <w:qFormat/>
  </w:style>
  <w:style w:type="paragraph" w:customStyle="1" w:styleId="B2">
    <w:name w:val="B2"/>
    <w:basedOn w:val="List2"/>
  </w:style>
  <w:style w:type="paragraph" w:customStyle="1" w:styleId="B3">
    <w:name w:val="B3"/>
    <w:basedOn w:val="List3"/>
  </w:style>
  <w:style w:type="paragraph" w:customStyle="1" w:styleId="B4">
    <w:name w:val="B4"/>
    <w:basedOn w:val="List4"/>
  </w:style>
  <w:style w:type="paragraph" w:customStyle="1" w:styleId="B5">
    <w:name w:val="B5"/>
    <w:basedOn w:val="List5"/>
  </w:style>
  <w:style w:type="paragraph" w:styleId="Footer">
    <w:name w:val="footer"/>
    <w:basedOn w:val="Header"/>
    <w:pPr>
      <w:jc w:val="center"/>
    </w:pPr>
    <w:rPr>
      <w:i/>
    </w:rPr>
  </w:style>
  <w:style w:type="paragraph" w:customStyle="1" w:styleId="ZTD">
    <w:name w:val="ZTD"/>
    <w:basedOn w:val="ZB"/>
    <w:pPr>
      <w:framePr w:hRule="auto" w:wrap="notBeside" w:y="852"/>
    </w:pPr>
    <w:rPr>
      <w:i w:val="0"/>
      <w:sz w:val="40"/>
    </w:rPr>
  </w:style>
  <w:style w:type="paragraph" w:customStyle="1" w:styleId="CRCoverPage">
    <w:name w:val="CR Cover Page"/>
    <w:pPr>
      <w:spacing w:after="120"/>
    </w:pPr>
    <w:rPr>
      <w:rFonts w:ascii="Arial" w:hAnsi="Arial"/>
      <w:lang w:eastAsia="en-US"/>
    </w:rPr>
  </w:style>
  <w:style w:type="paragraph" w:customStyle="1" w:styleId="tdoc-header">
    <w:name w:val="tdoc-header"/>
    <w:rPr>
      <w:rFonts w:ascii="Arial" w:hAnsi="Arial"/>
      <w:noProof/>
      <w:sz w:val="24"/>
      <w:lang w:eastAsia="en-US"/>
    </w:rPr>
  </w:style>
  <w:style w:type="character" w:styleId="Hyperlink">
    <w:name w:val="Hyperlink"/>
    <w:uiPriority w:val="99"/>
    <w:rPr>
      <w:color w:val="0000FF"/>
      <w:u w:val="single"/>
    </w:rPr>
  </w:style>
  <w:style w:type="character" w:styleId="CommentReference">
    <w:name w:val="annotation reference"/>
    <w:semiHidden/>
    <w:rPr>
      <w:sz w:val="16"/>
    </w:rPr>
  </w:style>
  <w:style w:type="paragraph" w:styleId="CommentText">
    <w:name w:val="annotation text"/>
    <w:basedOn w:val="Normal"/>
    <w:semiHidden/>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rPr>
  </w:style>
  <w:style w:type="character" w:customStyle="1" w:styleId="THChar">
    <w:name w:val="TH Char"/>
    <w:link w:val="TH"/>
    <w:locked/>
    <w:rPr>
      <w:rFonts w:ascii="Arial" w:hAnsi="Arial"/>
      <w:b/>
      <w:lang w:val="en-GB" w:eastAsia="en-US" w:bidi="ar-SA"/>
    </w:rPr>
  </w:style>
  <w:style w:type="character" w:customStyle="1" w:styleId="TALChar">
    <w:name w:val="TAL Char"/>
    <w:link w:val="TAL"/>
    <w:rPr>
      <w:rFonts w:ascii="Arial" w:hAnsi="Arial"/>
      <w:sz w:val="18"/>
      <w:lang w:val="en-GB" w:eastAsia="en-US" w:bidi="ar-SA"/>
    </w:rPr>
  </w:style>
  <w:style w:type="character" w:customStyle="1" w:styleId="TACChar">
    <w:name w:val="TAC Char"/>
    <w:link w:val="TAC"/>
    <w:rPr>
      <w:rFonts w:ascii="Arial" w:hAnsi="Arial"/>
      <w:sz w:val="18"/>
      <w:lang w:val="en-GB" w:eastAsia="en-US" w:bidi="ar-SA"/>
    </w:rPr>
  </w:style>
  <w:style w:type="character" w:customStyle="1" w:styleId="TAHChar">
    <w:name w:val="TAH Char"/>
    <w:link w:val="TAH"/>
    <w:rPr>
      <w:rFonts w:ascii="Arial" w:hAnsi="Arial"/>
      <w:b/>
      <w:sz w:val="18"/>
      <w:lang w:val="en-GB" w:eastAsia="en-US" w:bidi="ar-SA"/>
    </w:rPr>
  </w:style>
  <w:style w:type="character" w:customStyle="1" w:styleId="HeaderChar">
    <w:name w:val="Header Char"/>
    <w:aliases w:val="header odd Char,header Char,header odd1 Char,header odd2 Char,header odd3 Char,header odd4 Char,header odd5 Char,header odd6 Char"/>
    <w:basedOn w:val="DefaultParagraphFont"/>
    <w:link w:val="Header"/>
    <w:rsid w:val="002D4AE7"/>
    <w:rPr>
      <w:rFonts w:ascii="Arial" w:hAnsi="Arial"/>
      <w:b/>
      <w:noProof/>
      <w:sz w:val="18"/>
      <w:lang w:eastAsia="en-US"/>
    </w:rPr>
  </w:style>
  <w:style w:type="character" w:customStyle="1" w:styleId="UnresolvedMention1">
    <w:name w:val="Unresolved Mention1"/>
    <w:basedOn w:val="DefaultParagraphFont"/>
    <w:uiPriority w:val="99"/>
    <w:semiHidden/>
    <w:unhideWhenUsed/>
    <w:rsid w:val="00395D35"/>
    <w:rPr>
      <w:color w:val="605E5C"/>
      <w:shd w:val="clear" w:color="auto" w:fill="E1DFDD"/>
    </w:rPr>
  </w:style>
  <w:style w:type="paragraph" w:styleId="Revision">
    <w:name w:val="Revision"/>
    <w:hidden/>
    <w:uiPriority w:val="99"/>
    <w:semiHidden/>
    <w:rsid w:val="00047552"/>
    <w:rPr>
      <w:rFonts w:ascii="Times New Roman" w:hAnsi="Times New Roman"/>
      <w:lang w:eastAsia="en-US"/>
    </w:rPr>
  </w:style>
  <w:style w:type="character" w:customStyle="1" w:styleId="Heading3Char">
    <w:name w:val="Heading 3 Char"/>
    <w:basedOn w:val="DefaultParagraphFont"/>
    <w:link w:val="Heading3"/>
    <w:qFormat/>
    <w:rsid w:val="009357BE"/>
    <w:rPr>
      <w:rFonts w:ascii="Arial" w:hAnsi="Arial"/>
      <w:sz w:val="28"/>
      <w:lang w:eastAsia="en-US"/>
    </w:rPr>
  </w:style>
  <w:style w:type="character" w:customStyle="1" w:styleId="Heading4Char">
    <w:name w:val="Heading 4 Char"/>
    <w:basedOn w:val="DefaultParagraphFont"/>
    <w:link w:val="Heading4"/>
    <w:rsid w:val="009357BE"/>
    <w:rPr>
      <w:rFonts w:ascii="Arial" w:hAnsi="Arial"/>
      <w:sz w:val="24"/>
      <w:lang w:eastAsia="en-US"/>
    </w:rPr>
  </w:style>
  <w:style w:type="character" w:customStyle="1" w:styleId="Heading5Char">
    <w:name w:val="Heading 5 Char"/>
    <w:basedOn w:val="DefaultParagraphFont"/>
    <w:link w:val="Heading5"/>
    <w:qFormat/>
    <w:rsid w:val="009357BE"/>
    <w:rPr>
      <w:rFonts w:ascii="Arial" w:hAnsi="Arial"/>
      <w:sz w:val="22"/>
      <w:lang w:eastAsia="en-US"/>
    </w:rPr>
  </w:style>
  <w:style w:type="paragraph" w:customStyle="1" w:styleId="Guidance">
    <w:name w:val="Guidance"/>
    <w:basedOn w:val="Normal"/>
    <w:qFormat/>
    <w:rsid w:val="009357BE"/>
    <w:rPr>
      <w:i/>
      <w:color w:val="0000FF"/>
    </w:rPr>
  </w:style>
  <w:style w:type="character" w:customStyle="1" w:styleId="B1Char">
    <w:name w:val="B1 Char"/>
    <w:link w:val="B1"/>
    <w:qFormat/>
    <w:rsid w:val="009357BE"/>
    <w:rPr>
      <w:rFonts w:ascii="Times New Roman" w:hAnsi="Times New Roman"/>
      <w:lang w:eastAsia="en-US"/>
    </w:rPr>
  </w:style>
  <w:style w:type="paragraph" w:styleId="ListParagraph">
    <w:name w:val="List Paragraph"/>
    <w:basedOn w:val="Normal"/>
    <w:link w:val="ListParagraphChar"/>
    <w:uiPriority w:val="99"/>
    <w:qFormat/>
    <w:rsid w:val="001637D2"/>
    <w:pPr>
      <w:ind w:left="720"/>
      <w:contextualSpacing/>
    </w:pPr>
  </w:style>
  <w:style w:type="character" w:customStyle="1" w:styleId="EditorsNoteChar">
    <w:name w:val="Editor's Note Char"/>
    <w:aliases w:val="EN Char"/>
    <w:link w:val="EditorsNote"/>
    <w:qFormat/>
    <w:locked/>
    <w:rsid w:val="001B7E53"/>
    <w:rPr>
      <w:rFonts w:ascii="Times New Roman" w:hAnsi="Times New Roman"/>
      <w:color w:val="FF0000"/>
      <w:lang w:eastAsia="en-US"/>
    </w:rPr>
  </w:style>
  <w:style w:type="character" w:customStyle="1" w:styleId="Heading2Char">
    <w:name w:val="Heading 2 Char"/>
    <w:basedOn w:val="DefaultParagraphFont"/>
    <w:link w:val="Heading2"/>
    <w:rsid w:val="00BA0EF6"/>
    <w:rPr>
      <w:rFonts w:ascii="Arial" w:hAnsi="Arial"/>
      <w:sz w:val="32"/>
      <w:lang w:eastAsia="en-US"/>
    </w:rPr>
  </w:style>
  <w:style w:type="character" w:customStyle="1" w:styleId="ListParagraphChar">
    <w:name w:val="List Paragraph Char"/>
    <w:link w:val="ListParagraph"/>
    <w:uiPriority w:val="34"/>
    <w:locked/>
    <w:rsid w:val="00C65F0A"/>
    <w:rPr>
      <w:rFonts w:ascii="Times New Roman" w:hAnsi="Times New Roman"/>
      <w:lang w:eastAsia="en-US"/>
    </w:rPr>
  </w:style>
  <w:style w:type="table" w:styleId="TableGrid">
    <w:name w:val="Table Grid"/>
    <w:basedOn w:val="TableNormal"/>
    <w:rsid w:val="008A48DC"/>
    <w:rPr>
      <w:rFonts w:ascii="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nhideWhenUsed/>
    <w:qFormat/>
    <w:rsid w:val="008A48DC"/>
    <w:pPr>
      <w:overflowPunct w:val="0"/>
      <w:autoSpaceDE w:val="0"/>
      <w:autoSpaceDN w:val="0"/>
      <w:adjustRightInd w:val="0"/>
      <w:textAlignment w:val="baseline"/>
    </w:pPr>
    <w:rPr>
      <w:rFonts w:eastAsia="Times New Roman"/>
      <w:b/>
      <w:bCs/>
    </w:rPr>
  </w:style>
  <w:style w:type="character" w:customStyle="1" w:styleId="CaptionChar">
    <w:name w:val="Caption Char"/>
    <w:basedOn w:val="DefaultParagraphFont"/>
    <w:link w:val="Caption"/>
    <w:rsid w:val="008A48DC"/>
    <w:rPr>
      <w:rFonts w:ascii="Times New Roman" w:eastAsia="Times New Roman" w:hAnsi="Times New Roman"/>
      <w:b/>
      <w:bCs/>
      <w:lang w:eastAsia="en-US"/>
    </w:rPr>
  </w:style>
  <w:style w:type="character" w:customStyle="1" w:styleId="Heading1Char">
    <w:name w:val="Heading 1 Char"/>
    <w:basedOn w:val="DefaultParagraphFont"/>
    <w:link w:val="Heading1"/>
    <w:rsid w:val="00322C41"/>
    <w:rPr>
      <w:rFonts w:ascii="Arial" w:hAnsi="Arial"/>
      <w:sz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949">
      <w:bodyDiv w:val="1"/>
      <w:marLeft w:val="0"/>
      <w:marRight w:val="0"/>
      <w:marTop w:val="0"/>
      <w:marBottom w:val="0"/>
      <w:divBdr>
        <w:top w:val="none" w:sz="0" w:space="0" w:color="auto"/>
        <w:left w:val="none" w:sz="0" w:space="0" w:color="auto"/>
        <w:bottom w:val="none" w:sz="0" w:space="0" w:color="auto"/>
        <w:right w:val="none" w:sz="0" w:space="0" w:color="auto"/>
      </w:divBdr>
    </w:div>
    <w:div w:id="10303105">
      <w:bodyDiv w:val="1"/>
      <w:marLeft w:val="0"/>
      <w:marRight w:val="0"/>
      <w:marTop w:val="0"/>
      <w:marBottom w:val="0"/>
      <w:divBdr>
        <w:top w:val="none" w:sz="0" w:space="0" w:color="auto"/>
        <w:left w:val="none" w:sz="0" w:space="0" w:color="auto"/>
        <w:bottom w:val="none" w:sz="0" w:space="0" w:color="auto"/>
        <w:right w:val="none" w:sz="0" w:space="0" w:color="auto"/>
      </w:divBdr>
    </w:div>
    <w:div w:id="32652727">
      <w:bodyDiv w:val="1"/>
      <w:marLeft w:val="0"/>
      <w:marRight w:val="0"/>
      <w:marTop w:val="0"/>
      <w:marBottom w:val="0"/>
      <w:divBdr>
        <w:top w:val="none" w:sz="0" w:space="0" w:color="auto"/>
        <w:left w:val="none" w:sz="0" w:space="0" w:color="auto"/>
        <w:bottom w:val="none" w:sz="0" w:space="0" w:color="auto"/>
        <w:right w:val="none" w:sz="0" w:space="0" w:color="auto"/>
      </w:divBdr>
    </w:div>
    <w:div w:id="90930536">
      <w:bodyDiv w:val="1"/>
      <w:marLeft w:val="0"/>
      <w:marRight w:val="0"/>
      <w:marTop w:val="0"/>
      <w:marBottom w:val="0"/>
      <w:divBdr>
        <w:top w:val="none" w:sz="0" w:space="0" w:color="auto"/>
        <w:left w:val="none" w:sz="0" w:space="0" w:color="auto"/>
        <w:bottom w:val="none" w:sz="0" w:space="0" w:color="auto"/>
        <w:right w:val="none" w:sz="0" w:space="0" w:color="auto"/>
      </w:divBdr>
    </w:div>
    <w:div w:id="149251294">
      <w:bodyDiv w:val="1"/>
      <w:marLeft w:val="0"/>
      <w:marRight w:val="0"/>
      <w:marTop w:val="0"/>
      <w:marBottom w:val="0"/>
      <w:divBdr>
        <w:top w:val="none" w:sz="0" w:space="0" w:color="auto"/>
        <w:left w:val="none" w:sz="0" w:space="0" w:color="auto"/>
        <w:bottom w:val="none" w:sz="0" w:space="0" w:color="auto"/>
        <w:right w:val="none" w:sz="0" w:space="0" w:color="auto"/>
      </w:divBdr>
    </w:div>
    <w:div w:id="183179780">
      <w:bodyDiv w:val="1"/>
      <w:marLeft w:val="0"/>
      <w:marRight w:val="0"/>
      <w:marTop w:val="0"/>
      <w:marBottom w:val="0"/>
      <w:divBdr>
        <w:top w:val="none" w:sz="0" w:space="0" w:color="auto"/>
        <w:left w:val="none" w:sz="0" w:space="0" w:color="auto"/>
        <w:bottom w:val="none" w:sz="0" w:space="0" w:color="auto"/>
        <w:right w:val="none" w:sz="0" w:space="0" w:color="auto"/>
      </w:divBdr>
    </w:div>
    <w:div w:id="272440301">
      <w:bodyDiv w:val="1"/>
      <w:marLeft w:val="0"/>
      <w:marRight w:val="0"/>
      <w:marTop w:val="0"/>
      <w:marBottom w:val="0"/>
      <w:divBdr>
        <w:top w:val="none" w:sz="0" w:space="0" w:color="auto"/>
        <w:left w:val="none" w:sz="0" w:space="0" w:color="auto"/>
        <w:bottom w:val="none" w:sz="0" w:space="0" w:color="auto"/>
        <w:right w:val="none" w:sz="0" w:space="0" w:color="auto"/>
      </w:divBdr>
    </w:div>
    <w:div w:id="291207436">
      <w:bodyDiv w:val="1"/>
      <w:marLeft w:val="0"/>
      <w:marRight w:val="0"/>
      <w:marTop w:val="0"/>
      <w:marBottom w:val="0"/>
      <w:divBdr>
        <w:top w:val="none" w:sz="0" w:space="0" w:color="auto"/>
        <w:left w:val="none" w:sz="0" w:space="0" w:color="auto"/>
        <w:bottom w:val="none" w:sz="0" w:space="0" w:color="auto"/>
        <w:right w:val="none" w:sz="0" w:space="0" w:color="auto"/>
      </w:divBdr>
    </w:div>
    <w:div w:id="294718773">
      <w:bodyDiv w:val="1"/>
      <w:marLeft w:val="0"/>
      <w:marRight w:val="0"/>
      <w:marTop w:val="0"/>
      <w:marBottom w:val="0"/>
      <w:divBdr>
        <w:top w:val="none" w:sz="0" w:space="0" w:color="auto"/>
        <w:left w:val="none" w:sz="0" w:space="0" w:color="auto"/>
        <w:bottom w:val="none" w:sz="0" w:space="0" w:color="auto"/>
        <w:right w:val="none" w:sz="0" w:space="0" w:color="auto"/>
      </w:divBdr>
    </w:div>
    <w:div w:id="325864402">
      <w:bodyDiv w:val="1"/>
      <w:marLeft w:val="0"/>
      <w:marRight w:val="0"/>
      <w:marTop w:val="0"/>
      <w:marBottom w:val="0"/>
      <w:divBdr>
        <w:top w:val="none" w:sz="0" w:space="0" w:color="auto"/>
        <w:left w:val="none" w:sz="0" w:space="0" w:color="auto"/>
        <w:bottom w:val="none" w:sz="0" w:space="0" w:color="auto"/>
        <w:right w:val="none" w:sz="0" w:space="0" w:color="auto"/>
      </w:divBdr>
    </w:div>
    <w:div w:id="351347057">
      <w:bodyDiv w:val="1"/>
      <w:marLeft w:val="0"/>
      <w:marRight w:val="0"/>
      <w:marTop w:val="0"/>
      <w:marBottom w:val="0"/>
      <w:divBdr>
        <w:top w:val="none" w:sz="0" w:space="0" w:color="auto"/>
        <w:left w:val="none" w:sz="0" w:space="0" w:color="auto"/>
        <w:bottom w:val="none" w:sz="0" w:space="0" w:color="auto"/>
        <w:right w:val="none" w:sz="0" w:space="0" w:color="auto"/>
      </w:divBdr>
    </w:div>
    <w:div w:id="432364024">
      <w:bodyDiv w:val="1"/>
      <w:marLeft w:val="0"/>
      <w:marRight w:val="0"/>
      <w:marTop w:val="0"/>
      <w:marBottom w:val="0"/>
      <w:divBdr>
        <w:top w:val="none" w:sz="0" w:space="0" w:color="auto"/>
        <w:left w:val="none" w:sz="0" w:space="0" w:color="auto"/>
        <w:bottom w:val="none" w:sz="0" w:space="0" w:color="auto"/>
        <w:right w:val="none" w:sz="0" w:space="0" w:color="auto"/>
      </w:divBdr>
    </w:div>
    <w:div w:id="438961526">
      <w:bodyDiv w:val="1"/>
      <w:marLeft w:val="0"/>
      <w:marRight w:val="0"/>
      <w:marTop w:val="0"/>
      <w:marBottom w:val="0"/>
      <w:divBdr>
        <w:top w:val="none" w:sz="0" w:space="0" w:color="auto"/>
        <w:left w:val="none" w:sz="0" w:space="0" w:color="auto"/>
        <w:bottom w:val="none" w:sz="0" w:space="0" w:color="auto"/>
        <w:right w:val="none" w:sz="0" w:space="0" w:color="auto"/>
      </w:divBdr>
    </w:div>
    <w:div w:id="482158572">
      <w:bodyDiv w:val="1"/>
      <w:marLeft w:val="0"/>
      <w:marRight w:val="0"/>
      <w:marTop w:val="0"/>
      <w:marBottom w:val="0"/>
      <w:divBdr>
        <w:top w:val="none" w:sz="0" w:space="0" w:color="auto"/>
        <w:left w:val="none" w:sz="0" w:space="0" w:color="auto"/>
        <w:bottom w:val="none" w:sz="0" w:space="0" w:color="auto"/>
        <w:right w:val="none" w:sz="0" w:space="0" w:color="auto"/>
      </w:divBdr>
    </w:div>
    <w:div w:id="535436763">
      <w:bodyDiv w:val="1"/>
      <w:marLeft w:val="0"/>
      <w:marRight w:val="0"/>
      <w:marTop w:val="0"/>
      <w:marBottom w:val="0"/>
      <w:divBdr>
        <w:top w:val="none" w:sz="0" w:space="0" w:color="auto"/>
        <w:left w:val="none" w:sz="0" w:space="0" w:color="auto"/>
        <w:bottom w:val="none" w:sz="0" w:space="0" w:color="auto"/>
        <w:right w:val="none" w:sz="0" w:space="0" w:color="auto"/>
      </w:divBdr>
    </w:div>
    <w:div w:id="576982564">
      <w:bodyDiv w:val="1"/>
      <w:marLeft w:val="0"/>
      <w:marRight w:val="0"/>
      <w:marTop w:val="0"/>
      <w:marBottom w:val="0"/>
      <w:divBdr>
        <w:top w:val="none" w:sz="0" w:space="0" w:color="auto"/>
        <w:left w:val="none" w:sz="0" w:space="0" w:color="auto"/>
        <w:bottom w:val="none" w:sz="0" w:space="0" w:color="auto"/>
        <w:right w:val="none" w:sz="0" w:space="0" w:color="auto"/>
      </w:divBdr>
    </w:div>
    <w:div w:id="600990770">
      <w:bodyDiv w:val="1"/>
      <w:marLeft w:val="0"/>
      <w:marRight w:val="0"/>
      <w:marTop w:val="0"/>
      <w:marBottom w:val="0"/>
      <w:divBdr>
        <w:top w:val="none" w:sz="0" w:space="0" w:color="auto"/>
        <w:left w:val="none" w:sz="0" w:space="0" w:color="auto"/>
        <w:bottom w:val="none" w:sz="0" w:space="0" w:color="auto"/>
        <w:right w:val="none" w:sz="0" w:space="0" w:color="auto"/>
      </w:divBdr>
    </w:div>
    <w:div w:id="633607719">
      <w:bodyDiv w:val="1"/>
      <w:marLeft w:val="0"/>
      <w:marRight w:val="0"/>
      <w:marTop w:val="0"/>
      <w:marBottom w:val="0"/>
      <w:divBdr>
        <w:top w:val="none" w:sz="0" w:space="0" w:color="auto"/>
        <w:left w:val="none" w:sz="0" w:space="0" w:color="auto"/>
        <w:bottom w:val="none" w:sz="0" w:space="0" w:color="auto"/>
        <w:right w:val="none" w:sz="0" w:space="0" w:color="auto"/>
      </w:divBdr>
    </w:div>
    <w:div w:id="663777610">
      <w:bodyDiv w:val="1"/>
      <w:marLeft w:val="0"/>
      <w:marRight w:val="0"/>
      <w:marTop w:val="0"/>
      <w:marBottom w:val="0"/>
      <w:divBdr>
        <w:top w:val="none" w:sz="0" w:space="0" w:color="auto"/>
        <w:left w:val="none" w:sz="0" w:space="0" w:color="auto"/>
        <w:bottom w:val="none" w:sz="0" w:space="0" w:color="auto"/>
        <w:right w:val="none" w:sz="0" w:space="0" w:color="auto"/>
      </w:divBdr>
    </w:div>
    <w:div w:id="679622277">
      <w:bodyDiv w:val="1"/>
      <w:marLeft w:val="0"/>
      <w:marRight w:val="0"/>
      <w:marTop w:val="0"/>
      <w:marBottom w:val="0"/>
      <w:divBdr>
        <w:top w:val="none" w:sz="0" w:space="0" w:color="auto"/>
        <w:left w:val="none" w:sz="0" w:space="0" w:color="auto"/>
        <w:bottom w:val="none" w:sz="0" w:space="0" w:color="auto"/>
        <w:right w:val="none" w:sz="0" w:space="0" w:color="auto"/>
      </w:divBdr>
    </w:div>
    <w:div w:id="683478687">
      <w:bodyDiv w:val="1"/>
      <w:marLeft w:val="0"/>
      <w:marRight w:val="0"/>
      <w:marTop w:val="0"/>
      <w:marBottom w:val="0"/>
      <w:divBdr>
        <w:top w:val="none" w:sz="0" w:space="0" w:color="auto"/>
        <w:left w:val="none" w:sz="0" w:space="0" w:color="auto"/>
        <w:bottom w:val="none" w:sz="0" w:space="0" w:color="auto"/>
        <w:right w:val="none" w:sz="0" w:space="0" w:color="auto"/>
      </w:divBdr>
    </w:div>
    <w:div w:id="709762568">
      <w:bodyDiv w:val="1"/>
      <w:marLeft w:val="0"/>
      <w:marRight w:val="0"/>
      <w:marTop w:val="0"/>
      <w:marBottom w:val="0"/>
      <w:divBdr>
        <w:top w:val="none" w:sz="0" w:space="0" w:color="auto"/>
        <w:left w:val="none" w:sz="0" w:space="0" w:color="auto"/>
        <w:bottom w:val="none" w:sz="0" w:space="0" w:color="auto"/>
        <w:right w:val="none" w:sz="0" w:space="0" w:color="auto"/>
      </w:divBdr>
    </w:div>
    <w:div w:id="711613645">
      <w:bodyDiv w:val="1"/>
      <w:marLeft w:val="0"/>
      <w:marRight w:val="0"/>
      <w:marTop w:val="0"/>
      <w:marBottom w:val="0"/>
      <w:divBdr>
        <w:top w:val="none" w:sz="0" w:space="0" w:color="auto"/>
        <w:left w:val="none" w:sz="0" w:space="0" w:color="auto"/>
        <w:bottom w:val="none" w:sz="0" w:space="0" w:color="auto"/>
        <w:right w:val="none" w:sz="0" w:space="0" w:color="auto"/>
      </w:divBdr>
    </w:div>
    <w:div w:id="718163204">
      <w:bodyDiv w:val="1"/>
      <w:marLeft w:val="0"/>
      <w:marRight w:val="0"/>
      <w:marTop w:val="0"/>
      <w:marBottom w:val="0"/>
      <w:divBdr>
        <w:top w:val="none" w:sz="0" w:space="0" w:color="auto"/>
        <w:left w:val="none" w:sz="0" w:space="0" w:color="auto"/>
        <w:bottom w:val="none" w:sz="0" w:space="0" w:color="auto"/>
        <w:right w:val="none" w:sz="0" w:space="0" w:color="auto"/>
      </w:divBdr>
    </w:div>
    <w:div w:id="783500359">
      <w:bodyDiv w:val="1"/>
      <w:marLeft w:val="0"/>
      <w:marRight w:val="0"/>
      <w:marTop w:val="0"/>
      <w:marBottom w:val="0"/>
      <w:divBdr>
        <w:top w:val="none" w:sz="0" w:space="0" w:color="auto"/>
        <w:left w:val="none" w:sz="0" w:space="0" w:color="auto"/>
        <w:bottom w:val="none" w:sz="0" w:space="0" w:color="auto"/>
        <w:right w:val="none" w:sz="0" w:space="0" w:color="auto"/>
      </w:divBdr>
    </w:div>
    <w:div w:id="80334870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57814017">
      <w:bodyDiv w:val="1"/>
      <w:marLeft w:val="0"/>
      <w:marRight w:val="0"/>
      <w:marTop w:val="0"/>
      <w:marBottom w:val="0"/>
      <w:divBdr>
        <w:top w:val="none" w:sz="0" w:space="0" w:color="auto"/>
        <w:left w:val="none" w:sz="0" w:space="0" w:color="auto"/>
        <w:bottom w:val="none" w:sz="0" w:space="0" w:color="auto"/>
        <w:right w:val="none" w:sz="0" w:space="0" w:color="auto"/>
      </w:divBdr>
    </w:div>
    <w:div w:id="881484557">
      <w:bodyDiv w:val="1"/>
      <w:marLeft w:val="0"/>
      <w:marRight w:val="0"/>
      <w:marTop w:val="0"/>
      <w:marBottom w:val="0"/>
      <w:divBdr>
        <w:top w:val="none" w:sz="0" w:space="0" w:color="auto"/>
        <w:left w:val="none" w:sz="0" w:space="0" w:color="auto"/>
        <w:bottom w:val="none" w:sz="0" w:space="0" w:color="auto"/>
        <w:right w:val="none" w:sz="0" w:space="0" w:color="auto"/>
      </w:divBdr>
    </w:div>
    <w:div w:id="921792631">
      <w:bodyDiv w:val="1"/>
      <w:marLeft w:val="0"/>
      <w:marRight w:val="0"/>
      <w:marTop w:val="0"/>
      <w:marBottom w:val="0"/>
      <w:divBdr>
        <w:top w:val="none" w:sz="0" w:space="0" w:color="auto"/>
        <w:left w:val="none" w:sz="0" w:space="0" w:color="auto"/>
        <w:bottom w:val="none" w:sz="0" w:space="0" w:color="auto"/>
        <w:right w:val="none" w:sz="0" w:space="0" w:color="auto"/>
      </w:divBdr>
    </w:div>
    <w:div w:id="1015569381">
      <w:bodyDiv w:val="1"/>
      <w:marLeft w:val="0"/>
      <w:marRight w:val="0"/>
      <w:marTop w:val="0"/>
      <w:marBottom w:val="0"/>
      <w:divBdr>
        <w:top w:val="none" w:sz="0" w:space="0" w:color="auto"/>
        <w:left w:val="none" w:sz="0" w:space="0" w:color="auto"/>
        <w:bottom w:val="none" w:sz="0" w:space="0" w:color="auto"/>
        <w:right w:val="none" w:sz="0" w:space="0" w:color="auto"/>
      </w:divBdr>
    </w:div>
    <w:div w:id="1063720395">
      <w:bodyDiv w:val="1"/>
      <w:marLeft w:val="0"/>
      <w:marRight w:val="0"/>
      <w:marTop w:val="0"/>
      <w:marBottom w:val="0"/>
      <w:divBdr>
        <w:top w:val="none" w:sz="0" w:space="0" w:color="auto"/>
        <w:left w:val="none" w:sz="0" w:space="0" w:color="auto"/>
        <w:bottom w:val="none" w:sz="0" w:space="0" w:color="auto"/>
        <w:right w:val="none" w:sz="0" w:space="0" w:color="auto"/>
      </w:divBdr>
    </w:div>
    <w:div w:id="1072852261">
      <w:bodyDiv w:val="1"/>
      <w:marLeft w:val="0"/>
      <w:marRight w:val="0"/>
      <w:marTop w:val="0"/>
      <w:marBottom w:val="0"/>
      <w:divBdr>
        <w:top w:val="none" w:sz="0" w:space="0" w:color="auto"/>
        <w:left w:val="none" w:sz="0" w:space="0" w:color="auto"/>
        <w:bottom w:val="none" w:sz="0" w:space="0" w:color="auto"/>
        <w:right w:val="none" w:sz="0" w:space="0" w:color="auto"/>
      </w:divBdr>
    </w:div>
    <w:div w:id="1097168652">
      <w:bodyDiv w:val="1"/>
      <w:marLeft w:val="0"/>
      <w:marRight w:val="0"/>
      <w:marTop w:val="0"/>
      <w:marBottom w:val="0"/>
      <w:divBdr>
        <w:top w:val="none" w:sz="0" w:space="0" w:color="auto"/>
        <w:left w:val="none" w:sz="0" w:space="0" w:color="auto"/>
        <w:bottom w:val="none" w:sz="0" w:space="0" w:color="auto"/>
        <w:right w:val="none" w:sz="0" w:space="0" w:color="auto"/>
      </w:divBdr>
    </w:div>
    <w:div w:id="1128742682">
      <w:bodyDiv w:val="1"/>
      <w:marLeft w:val="0"/>
      <w:marRight w:val="0"/>
      <w:marTop w:val="0"/>
      <w:marBottom w:val="0"/>
      <w:divBdr>
        <w:top w:val="none" w:sz="0" w:space="0" w:color="auto"/>
        <w:left w:val="none" w:sz="0" w:space="0" w:color="auto"/>
        <w:bottom w:val="none" w:sz="0" w:space="0" w:color="auto"/>
        <w:right w:val="none" w:sz="0" w:space="0" w:color="auto"/>
      </w:divBdr>
    </w:div>
    <w:div w:id="1180661135">
      <w:bodyDiv w:val="1"/>
      <w:marLeft w:val="0"/>
      <w:marRight w:val="0"/>
      <w:marTop w:val="0"/>
      <w:marBottom w:val="0"/>
      <w:divBdr>
        <w:top w:val="none" w:sz="0" w:space="0" w:color="auto"/>
        <w:left w:val="none" w:sz="0" w:space="0" w:color="auto"/>
        <w:bottom w:val="none" w:sz="0" w:space="0" w:color="auto"/>
        <w:right w:val="none" w:sz="0" w:space="0" w:color="auto"/>
      </w:divBdr>
    </w:div>
    <w:div w:id="1191845902">
      <w:bodyDiv w:val="1"/>
      <w:marLeft w:val="0"/>
      <w:marRight w:val="0"/>
      <w:marTop w:val="0"/>
      <w:marBottom w:val="0"/>
      <w:divBdr>
        <w:top w:val="none" w:sz="0" w:space="0" w:color="auto"/>
        <w:left w:val="none" w:sz="0" w:space="0" w:color="auto"/>
        <w:bottom w:val="none" w:sz="0" w:space="0" w:color="auto"/>
        <w:right w:val="none" w:sz="0" w:space="0" w:color="auto"/>
      </w:divBdr>
    </w:div>
    <w:div w:id="1235580580">
      <w:bodyDiv w:val="1"/>
      <w:marLeft w:val="0"/>
      <w:marRight w:val="0"/>
      <w:marTop w:val="0"/>
      <w:marBottom w:val="0"/>
      <w:divBdr>
        <w:top w:val="none" w:sz="0" w:space="0" w:color="auto"/>
        <w:left w:val="none" w:sz="0" w:space="0" w:color="auto"/>
        <w:bottom w:val="none" w:sz="0" w:space="0" w:color="auto"/>
        <w:right w:val="none" w:sz="0" w:space="0" w:color="auto"/>
      </w:divBdr>
    </w:div>
    <w:div w:id="1239443737">
      <w:bodyDiv w:val="1"/>
      <w:marLeft w:val="0"/>
      <w:marRight w:val="0"/>
      <w:marTop w:val="0"/>
      <w:marBottom w:val="0"/>
      <w:divBdr>
        <w:top w:val="none" w:sz="0" w:space="0" w:color="auto"/>
        <w:left w:val="none" w:sz="0" w:space="0" w:color="auto"/>
        <w:bottom w:val="none" w:sz="0" w:space="0" w:color="auto"/>
        <w:right w:val="none" w:sz="0" w:space="0" w:color="auto"/>
      </w:divBdr>
    </w:div>
    <w:div w:id="1258558782">
      <w:bodyDiv w:val="1"/>
      <w:marLeft w:val="0"/>
      <w:marRight w:val="0"/>
      <w:marTop w:val="0"/>
      <w:marBottom w:val="0"/>
      <w:divBdr>
        <w:top w:val="none" w:sz="0" w:space="0" w:color="auto"/>
        <w:left w:val="none" w:sz="0" w:space="0" w:color="auto"/>
        <w:bottom w:val="none" w:sz="0" w:space="0" w:color="auto"/>
        <w:right w:val="none" w:sz="0" w:space="0" w:color="auto"/>
      </w:divBdr>
    </w:div>
    <w:div w:id="1266578073">
      <w:bodyDiv w:val="1"/>
      <w:marLeft w:val="0"/>
      <w:marRight w:val="0"/>
      <w:marTop w:val="0"/>
      <w:marBottom w:val="0"/>
      <w:divBdr>
        <w:top w:val="none" w:sz="0" w:space="0" w:color="auto"/>
        <w:left w:val="none" w:sz="0" w:space="0" w:color="auto"/>
        <w:bottom w:val="none" w:sz="0" w:space="0" w:color="auto"/>
        <w:right w:val="none" w:sz="0" w:space="0" w:color="auto"/>
      </w:divBdr>
    </w:div>
    <w:div w:id="1339692757">
      <w:bodyDiv w:val="1"/>
      <w:marLeft w:val="0"/>
      <w:marRight w:val="0"/>
      <w:marTop w:val="0"/>
      <w:marBottom w:val="0"/>
      <w:divBdr>
        <w:top w:val="none" w:sz="0" w:space="0" w:color="auto"/>
        <w:left w:val="none" w:sz="0" w:space="0" w:color="auto"/>
        <w:bottom w:val="none" w:sz="0" w:space="0" w:color="auto"/>
        <w:right w:val="none" w:sz="0" w:space="0" w:color="auto"/>
      </w:divBdr>
    </w:div>
    <w:div w:id="1400714503">
      <w:bodyDiv w:val="1"/>
      <w:marLeft w:val="0"/>
      <w:marRight w:val="0"/>
      <w:marTop w:val="0"/>
      <w:marBottom w:val="0"/>
      <w:divBdr>
        <w:top w:val="none" w:sz="0" w:space="0" w:color="auto"/>
        <w:left w:val="none" w:sz="0" w:space="0" w:color="auto"/>
        <w:bottom w:val="none" w:sz="0" w:space="0" w:color="auto"/>
        <w:right w:val="none" w:sz="0" w:space="0" w:color="auto"/>
      </w:divBdr>
    </w:div>
    <w:div w:id="1421683357">
      <w:bodyDiv w:val="1"/>
      <w:marLeft w:val="0"/>
      <w:marRight w:val="0"/>
      <w:marTop w:val="0"/>
      <w:marBottom w:val="0"/>
      <w:divBdr>
        <w:top w:val="none" w:sz="0" w:space="0" w:color="auto"/>
        <w:left w:val="none" w:sz="0" w:space="0" w:color="auto"/>
        <w:bottom w:val="none" w:sz="0" w:space="0" w:color="auto"/>
        <w:right w:val="none" w:sz="0" w:space="0" w:color="auto"/>
      </w:divBdr>
    </w:div>
    <w:div w:id="1427843139">
      <w:bodyDiv w:val="1"/>
      <w:marLeft w:val="0"/>
      <w:marRight w:val="0"/>
      <w:marTop w:val="0"/>
      <w:marBottom w:val="0"/>
      <w:divBdr>
        <w:top w:val="none" w:sz="0" w:space="0" w:color="auto"/>
        <w:left w:val="none" w:sz="0" w:space="0" w:color="auto"/>
        <w:bottom w:val="none" w:sz="0" w:space="0" w:color="auto"/>
        <w:right w:val="none" w:sz="0" w:space="0" w:color="auto"/>
      </w:divBdr>
    </w:div>
    <w:div w:id="1460955547">
      <w:bodyDiv w:val="1"/>
      <w:marLeft w:val="0"/>
      <w:marRight w:val="0"/>
      <w:marTop w:val="0"/>
      <w:marBottom w:val="0"/>
      <w:divBdr>
        <w:top w:val="none" w:sz="0" w:space="0" w:color="auto"/>
        <w:left w:val="none" w:sz="0" w:space="0" w:color="auto"/>
        <w:bottom w:val="none" w:sz="0" w:space="0" w:color="auto"/>
        <w:right w:val="none" w:sz="0" w:space="0" w:color="auto"/>
      </w:divBdr>
    </w:div>
    <w:div w:id="1636135232">
      <w:bodyDiv w:val="1"/>
      <w:marLeft w:val="0"/>
      <w:marRight w:val="0"/>
      <w:marTop w:val="0"/>
      <w:marBottom w:val="0"/>
      <w:divBdr>
        <w:top w:val="none" w:sz="0" w:space="0" w:color="auto"/>
        <w:left w:val="none" w:sz="0" w:space="0" w:color="auto"/>
        <w:bottom w:val="none" w:sz="0" w:space="0" w:color="auto"/>
        <w:right w:val="none" w:sz="0" w:space="0" w:color="auto"/>
      </w:divBdr>
    </w:div>
    <w:div w:id="1641614155">
      <w:bodyDiv w:val="1"/>
      <w:marLeft w:val="0"/>
      <w:marRight w:val="0"/>
      <w:marTop w:val="0"/>
      <w:marBottom w:val="0"/>
      <w:divBdr>
        <w:top w:val="none" w:sz="0" w:space="0" w:color="auto"/>
        <w:left w:val="none" w:sz="0" w:space="0" w:color="auto"/>
        <w:bottom w:val="none" w:sz="0" w:space="0" w:color="auto"/>
        <w:right w:val="none" w:sz="0" w:space="0" w:color="auto"/>
      </w:divBdr>
    </w:div>
    <w:div w:id="1694648592">
      <w:bodyDiv w:val="1"/>
      <w:marLeft w:val="0"/>
      <w:marRight w:val="0"/>
      <w:marTop w:val="0"/>
      <w:marBottom w:val="0"/>
      <w:divBdr>
        <w:top w:val="none" w:sz="0" w:space="0" w:color="auto"/>
        <w:left w:val="none" w:sz="0" w:space="0" w:color="auto"/>
        <w:bottom w:val="none" w:sz="0" w:space="0" w:color="auto"/>
        <w:right w:val="none" w:sz="0" w:space="0" w:color="auto"/>
      </w:divBdr>
    </w:div>
    <w:div w:id="1715810831">
      <w:bodyDiv w:val="1"/>
      <w:marLeft w:val="0"/>
      <w:marRight w:val="0"/>
      <w:marTop w:val="0"/>
      <w:marBottom w:val="0"/>
      <w:divBdr>
        <w:top w:val="none" w:sz="0" w:space="0" w:color="auto"/>
        <w:left w:val="none" w:sz="0" w:space="0" w:color="auto"/>
        <w:bottom w:val="none" w:sz="0" w:space="0" w:color="auto"/>
        <w:right w:val="none" w:sz="0" w:space="0" w:color="auto"/>
      </w:divBdr>
    </w:div>
    <w:div w:id="1734549808">
      <w:bodyDiv w:val="1"/>
      <w:marLeft w:val="0"/>
      <w:marRight w:val="0"/>
      <w:marTop w:val="0"/>
      <w:marBottom w:val="0"/>
      <w:divBdr>
        <w:top w:val="none" w:sz="0" w:space="0" w:color="auto"/>
        <w:left w:val="none" w:sz="0" w:space="0" w:color="auto"/>
        <w:bottom w:val="none" w:sz="0" w:space="0" w:color="auto"/>
        <w:right w:val="none" w:sz="0" w:space="0" w:color="auto"/>
      </w:divBdr>
    </w:div>
    <w:div w:id="1755932681">
      <w:bodyDiv w:val="1"/>
      <w:marLeft w:val="0"/>
      <w:marRight w:val="0"/>
      <w:marTop w:val="0"/>
      <w:marBottom w:val="0"/>
      <w:divBdr>
        <w:top w:val="none" w:sz="0" w:space="0" w:color="auto"/>
        <w:left w:val="none" w:sz="0" w:space="0" w:color="auto"/>
        <w:bottom w:val="none" w:sz="0" w:space="0" w:color="auto"/>
        <w:right w:val="none" w:sz="0" w:space="0" w:color="auto"/>
      </w:divBdr>
    </w:div>
    <w:div w:id="1757700749">
      <w:bodyDiv w:val="1"/>
      <w:marLeft w:val="0"/>
      <w:marRight w:val="0"/>
      <w:marTop w:val="0"/>
      <w:marBottom w:val="0"/>
      <w:divBdr>
        <w:top w:val="none" w:sz="0" w:space="0" w:color="auto"/>
        <w:left w:val="none" w:sz="0" w:space="0" w:color="auto"/>
        <w:bottom w:val="none" w:sz="0" w:space="0" w:color="auto"/>
        <w:right w:val="none" w:sz="0" w:space="0" w:color="auto"/>
      </w:divBdr>
    </w:div>
    <w:div w:id="1838113217">
      <w:bodyDiv w:val="1"/>
      <w:marLeft w:val="0"/>
      <w:marRight w:val="0"/>
      <w:marTop w:val="0"/>
      <w:marBottom w:val="0"/>
      <w:divBdr>
        <w:top w:val="none" w:sz="0" w:space="0" w:color="auto"/>
        <w:left w:val="none" w:sz="0" w:space="0" w:color="auto"/>
        <w:bottom w:val="none" w:sz="0" w:space="0" w:color="auto"/>
        <w:right w:val="none" w:sz="0" w:space="0" w:color="auto"/>
      </w:divBdr>
    </w:div>
    <w:div w:id="1842697057">
      <w:bodyDiv w:val="1"/>
      <w:marLeft w:val="0"/>
      <w:marRight w:val="0"/>
      <w:marTop w:val="0"/>
      <w:marBottom w:val="0"/>
      <w:divBdr>
        <w:top w:val="none" w:sz="0" w:space="0" w:color="auto"/>
        <w:left w:val="none" w:sz="0" w:space="0" w:color="auto"/>
        <w:bottom w:val="none" w:sz="0" w:space="0" w:color="auto"/>
        <w:right w:val="none" w:sz="0" w:space="0" w:color="auto"/>
      </w:divBdr>
    </w:div>
    <w:div w:id="1865173521">
      <w:bodyDiv w:val="1"/>
      <w:marLeft w:val="0"/>
      <w:marRight w:val="0"/>
      <w:marTop w:val="0"/>
      <w:marBottom w:val="0"/>
      <w:divBdr>
        <w:top w:val="none" w:sz="0" w:space="0" w:color="auto"/>
        <w:left w:val="none" w:sz="0" w:space="0" w:color="auto"/>
        <w:bottom w:val="none" w:sz="0" w:space="0" w:color="auto"/>
        <w:right w:val="none" w:sz="0" w:space="0" w:color="auto"/>
      </w:divBdr>
    </w:div>
    <w:div w:id="1923290370">
      <w:bodyDiv w:val="1"/>
      <w:marLeft w:val="0"/>
      <w:marRight w:val="0"/>
      <w:marTop w:val="0"/>
      <w:marBottom w:val="0"/>
      <w:divBdr>
        <w:top w:val="none" w:sz="0" w:space="0" w:color="auto"/>
        <w:left w:val="none" w:sz="0" w:space="0" w:color="auto"/>
        <w:bottom w:val="none" w:sz="0" w:space="0" w:color="auto"/>
        <w:right w:val="none" w:sz="0" w:space="0" w:color="auto"/>
      </w:divBdr>
    </w:div>
    <w:div w:id="2021926744">
      <w:bodyDiv w:val="1"/>
      <w:marLeft w:val="0"/>
      <w:marRight w:val="0"/>
      <w:marTop w:val="0"/>
      <w:marBottom w:val="0"/>
      <w:divBdr>
        <w:top w:val="none" w:sz="0" w:space="0" w:color="auto"/>
        <w:left w:val="none" w:sz="0" w:space="0" w:color="auto"/>
        <w:bottom w:val="none" w:sz="0" w:space="0" w:color="auto"/>
        <w:right w:val="none" w:sz="0" w:space="0" w:color="auto"/>
      </w:divBdr>
    </w:div>
    <w:div w:id="2029212603">
      <w:bodyDiv w:val="1"/>
      <w:marLeft w:val="0"/>
      <w:marRight w:val="0"/>
      <w:marTop w:val="0"/>
      <w:marBottom w:val="0"/>
      <w:divBdr>
        <w:top w:val="none" w:sz="0" w:space="0" w:color="auto"/>
        <w:left w:val="none" w:sz="0" w:space="0" w:color="auto"/>
        <w:bottom w:val="none" w:sz="0" w:space="0" w:color="auto"/>
        <w:right w:val="none" w:sz="0" w:space="0" w:color="auto"/>
      </w:divBdr>
    </w:div>
    <w:div w:id="2033920477">
      <w:bodyDiv w:val="1"/>
      <w:marLeft w:val="0"/>
      <w:marRight w:val="0"/>
      <w:marTop w:val="0"/>
      <w:marBottom w:val="0"/>
      <w:divBdr>
        <w:top w:val="none" w:sz="0" w:space="0" w:color="auto"/>
        <w:left w:val="none" w:sz="0" w:space="0" w:color="auto"/>
        <w:bottom w:val="none" w:sz="0" w:space="0" w:color="auto"/>
        <w:right w:val="none" w:sz="0" w:space="0" w:color="auto"/>
      </w:divBdr>
    </w:div>
    <w:div w:id="2074157223">
      <w:bodyDiv w:val="1"/>
      <w:marLeft w:val="0"/>
      <w:marRight w:val="0"/>
      <w:marTop w:val="0"/>
      <w:marBottom w:val="0"/>
      <w:divBdr>
        <w:top w:val="none" w:sz="0" w:space="0" w:color="auto"/>
        <w:left w:val="none" w:sz="0" w:space="0" w:color="auto"/>
        <w:bottom w:val="none" w:sz="0" w:space="0" w:color="auto"/>
        <w:right w:val="none" w:sz="0" w:space="0" w:color="auto"/>
      </w:divBdr>
    </w:div>
    <w:div w:id="208483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3gpp.org/ftp/tsg_sa/WG5_TM/TSGS5_168/Docs/S5-263253.zip"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3gpp.org/ftp/tsg_sa/WG5_TM/TSGS5_168/Docs/S5-263252.zip"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3gpp.org/ftp/tsg_sa/WG5_TM/TSGS5_168/Docs/S5-263251.zip" TargetMode="External"/><Relationship Id="rId5" Type="http://schemas.openxmlformats.org/officeDocument/2006/relationships/settings" Target="settings.xml"/><Relationship Id="rId15" Type="http://schemas.openxmlformats.org/officeDocument/2006/relationships/hyperlink" Target="https://www.3gpp.org/ftp/tsg_sa/WG5_TM/TSGS5_168/Docs/S5-263264.zip" TargetMode="External"/><Relationship Id="rId10" Type="http://schemas.openxmlformats.org/officeDocument/2006/relationships/hyperlink" Target="https://www.3gpp.org/ftp/tsg_sa/WG5_TM/TSGS5_168/Docs/S5-263115.zip"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3gpp.org/ftp/tsg_sa/WG5_TM/TSGS5_168/Docs/S5-263114.zip" TargetMode="External"/><Relationship Id="rId14" Type="http://schemas.openxmlformats.org/officeDocument/2006/relationships/hyperlink" Target="https://www.3gpp.org/ftp/tsg_sa/WG5_TM/TSGS5_168/Docs/S5-263254.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ovich\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1F0FE-3EBE-4C81-86C5-DDC22AA3E52F}">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3gpp_70.dot</Template>
  <TotalTime>56</TotalTime>
  <Pages>6</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3GPP Change Request</vt:lpstr>
    </vt:vector>
  </TitlesOfParts>
  <Company>3GPP Support Team</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Change Request</dc:title>
  <dc:subject/>
  <dc:creator>Michael Sanders, John M Meredith</dc:creator>
  <cp:keywords/>
  <dc:description/>
  <cp:lastModifiedBy>eri-d2</cp:lastModifiedBy>
  <cp:revision>14</cp:revision>
  <cp:lastPrinted>1900-01-01T08:00:00Z</cp:lastPrinted>
  <dcterms:created xsi:type="dcterms:W3CDTF">2026-08-27T10:18:00Z</dcterms:created>
  <dcterms:modified xsi:type="dcterms:W3CDTF">2026-08-27T20:40:00Z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